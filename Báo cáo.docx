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894BC" w14:textId="77777777" w:rsidR="00175046" w:rsidRPr="00667960" w:rsidRDefault="00175046" w:rsidP="00175046">
      <w:pPr>
        <w:pStyle w:val="Default"/>
        <w:spacing w:line="360" w:lineRule="auto"/>
        <w:jc w:val="center"/>
        <w:rPr>
          <w:rFonts w:ascii="Times New Roman" w:eastAsia="Times New Roman" w:hAnsi="Times New Roman" w:cs="Times New Roman"/>
          <w:b/>
          <w:bCs/>
          <w:noProof/>
          <w:color w:val="auto"/>
          <w:sz w:val="26"/>
          <w:szCs w:val="26"/>
          <w:lang w:val="vi-VN"/>
        </w:rPr>
      </w:pPr>
      <w:r w:rsidRPr="00667960">
        <w:rPr>
          <w:rFonts w:ascii="Times New Roman" w:eastAsia="Times New Roman" w:hAnsi="Times New Roman" w:cs="Times New Roman"/>
          <w:b/>
          <w:bCs/>
          <w:noProof/>
          <w:color w:val="auto"/>
          <w:sz w:val="26"/>
          <w:szCs w:val="26"/>
          <w:lang w:val="vi-VN"/>
        </w:rPr>
        <w:t>ĐẠI HỌC QUỐC GIA THÀNH PHỐ HỒ CHÍ MINH</w:t>
      </w:r>
    </w:p>
    <w:p w14:paraId="339EC5A4" w14:textId="77777777" w:rsidR="00175046" w:rsidRPr="00667960" w:rsidRDefault="00175046" w:rsidP="00175046">
      <w:pPr>
        <w:pStyle w:val="Default"/>
        <w:spacing w:line="360" w:lineRule="auto"/>
        <w:jc w:val="center"/>
        <w:rPr>
          <w:rFonts w:ascii="Times New Roman" w:eastAsia="Times New Roman" w:hAnsi="Times New Roman" w:cs="Times New Roman"/>
          <w:b/>
          <w:bCs/>
          <w:noProof/>
          <w:color w:val="auto"/>
          <w:sz w:val="26"/>
          <w:szCs w:val="26"/>
          <w:lang w:val="vi-VN"/>
        </w:rPr>
      </w:pPr>
      <w:r w:rsidRPr="00667960">
        <w:rPr>
          <w:rFonts w:ascii="Times New Roman" w:eastAsia="Times New Roman" w:hAnsi="Times New Roman" w:cs="Times New Roman"/>
          <w:b/>
          <w:bCs/>
          <w:noProof/>
          <w:color w:val="auto"/>
          <w:sz w:val="26"/>
          <w:szCs w:val="26"/>
          <w:lang w:val="vi-VN"/>
        </w:rPr>
        <w:t>TRƯỜNG ĐẠI HỌC CÔNG NGHỆ THÔNG TIN</w:t>
      </w:r>
    </w:p>
    <w:p w14:paraId="6D10FA25" w14:textId="77777777" w:rsidR="00175046" w:rsidRPr="00667960" w:rsidRDefault="00175046" w:rsidP="00175046">
      <w:pPr>
        <w:pStyle w:val="Default"/>
        <w:spacing w:line="360" w:lineRule="auto"/>
        <w:jc w:val="center"/>
        <w:rPr>
          <w:rFonts w:ascii="Times New Roman" w:eastAsia="Times New Roman" w:hAnsi="Times New Roman" w:cs="Times New Roman"/>
          <w:b/>
          <w:bCs/>
          <w:noProof/>
          <w:color w:val="auto"/>
          <w:sz w:val="26"/>
          <w:szCs w:val="26"/>
          <w:lang w:val="vi-VN"/>
        </w:rPr>
      </w:pPr>
      <w:r w:rsidRPr="00667960">
        <w:rPr>
          <w:rFonts w:ascii="Times New Roman" w:eastAsia="Times New Roman" w:hAnsi="Times New Roman" w:cs="Times New Roman"/>
          <w:b/>
          <w:bCs/>
          <w:noProof/>
          <w:color w:val="auto"/>
          <w:sz w:val="26"/>
          <w:szCs w:val="26"/>
          <w:lang w:val="vi-VN"/>
        </w:rPr>
        <w:t xml:space="preserve">KHOA </w:t>
      </w:r>
      <w:r w:rsidRPr="00667960">
        <w:rPr>
          <w:rFonts w:ascii="Times New Roman" w:eastAsia="Times New Roman" w:hAnsi="Times New Roman" w:cs="Times New Roman"/>
          <w:b/>
          <w:bCs/>
          <w:noProof/>
          <w:color w:val="auto"/>
          <w:sz w:val="26"/>
          <w:szCs w:val="26"/>
        </w:rPr>
        <w:t>HỆ THỐNG</w:t>
      </w:r>
      <w:r w:rsidRPr="00667960">
        <w:rPr>
          <w:rFonts w:ascii="Times New Roman" w:eastAsia="Times New Roman" w:hAnsi="Times New Roman" w:cs="Times New Roman"/>
          <w:b/>
          <w:bCs/>
          <w:noProof/>
          <w:color w:val="auto"/>
          <w:sz w:val="26"/>
          <w:szCs w:val="26"/>
          <w:lang w:val="vi-VN"/>
        </w:rPr>
        <w:t xml:space="preserve"> THÔNG TIN</w:t>
      </w:r>
    </w:p>
    <w:p w14:paraId="3F5947EA" w14:textId="77777777" w:rsidR="00175046" w:rsidRPr="00667960" w:rsidRDefault="00175046" w:rsidP="00175046">
      <w:pPr>
        <w:pStyle w:val="Default"/>
        <w:spacing w:line="360" w:lineRule="auto"/>
        <w:jc w:val="center"/>
        <w:rPr>
          <w:rFonts w:ascii="Times New Roman" w:eastAsia="Times New Roman" w:hAnsi="Times New Roman" w:cs="Times New Roman"/>
          <w:noProof/>
          <w:color w:val="auto"/>
          <w:sz w:val="26"/>
          <w:szCs w:val="26"/>
          <w:lang w:val="vi-VN"/>
        </w:rPr>
      </w:pPr>
      <w:r w:rsidRPr="00667960">
        <w:rPr>
          <w:rFonts w:ascii="Times New Roman" w:hAnsi="Times New Roman" w:cs="Times New Roman"/>
          <w:noProof/>
          <w:color w:val="auto"/>
          <w:sz w:val="26"/>
          <w:szCs w:val="26"/>
        </w:rPr>
        <mc:AlternateContent>
          <mc:Choice Requires="wps">
            <w:drawing>
              <wp:inline distT="0" distB="0" distL="0" distR="0" wp14:anchorId="61FCA9C2" wp14:editId="35095E21">
                <wp:extent cx="1838325" cy="0"/>
                <wp:effectExtent l="0" t="0" r="28575" b="19050"/>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inline>
            </w:drawing>
          </mc:Choice>
          <mc:Fallback>
            <w:pict>
              <v:shapetype w14:anchorId="04A98485" id="_x0000_t32" coordsize="21600,21600" o:spt="32" o:oned="t" path="m,l21600,21600e" filled="f">
                <v:path arrowok="t" fillok="f" o:connecttype="none"/>
                <o:lock v:ext="edit" shapetype="t"/>
              </v:shapetype>
              <v:shape id="Straight Arrow Connector 12" o:spid="_x0000_s1026" type="#_x0000_t32" style="width:144.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">
                <w10:anchorlock/>
              </v:shape>
            </w:pict>
          </mc:Fallback>
        </mc:AlternateContent>
      </w:r>
    </w:p>
    <w:p w14:paraId="5F28BA31" w14:textId="77777777" w:rsidR="00175046" w:rsidRPr="00667960" w:rsidRDefault="00175046" w:rsidP="00175046">
      <w:pPr>
        <w:pStyle w:val="Default"/>
        <w:spacing w:line="360" w:lineRule="auto"/>
        <w:jc w:val="center"/>
        <w:rPr>
          <w:rFonts w:ascii="Times New Roman" w:eastAsia="Times New Roman" w:hAnsi="Times New Roman" w:cs="Times New Roman"/>
          <w:b/>
          <w:bCs/>
          <w:noProof/>
          <w:color w:val="auto"/>
          <w:sz w:val="26"/>
          <w:szCs w:val="26"/>
          <w:lang w:val="vi-VN"/>
        </w:rPr>
      </w:pPr>
      <w:r w:rsidRPr="00667960">
        <w:rPr>
          <w:rFonts w:ascii="Times New Roman" w:hAnsi="Times New Roman" w:cs="Times New Roman"/>
          <w:noProof/>
        </w:rPr>
        <w:drawing>
          <wp:inline distT="0" distB="0" distL="0" distR="0" wp14:anchorId="436CEBFC" wp14:editId="44A5EDC6">
            <wp:extent cx="1421765" cy="1104900"/>
            <wp:effectExtent l="0" t="0" r="6985" b="0"/>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1421765" cy="1104900"/>
                    </a:xfrm>
                    <a:prstGeom prst="rect">
                      <a:avLst/>
                    </a:prstGeom>
                  </pic:spPr>
                </pic:pic>
              </a:graphicData>
            </a:graphic>
          </wp:inline>
        </w:drawing>
      </w:r>
    </w:p>
    <w:p w14:paraId="387BD001" w14:textId="77777777" w:rsidR="00175046" w:rsidRPr="00667960" w:rsidRDefault="00175046" w:rsidP="00175046">
      <w:pPr>
        <w:pStyle w:val="Default"/>
        <w:spacing w:line="360" w:lineRule="auto"/>
        <w:jc w:val="center"/>
        <w:rPr>
          <w:rFonts w:ascii="Times New Roman" w:eastAsia="Times New Roman" w:hAnsi="Times New Roman" w:cs="Times New Roman"/>
          <w:b/>
          <w:bCs/>
          <w:noProof/>
          <w:color w:val="auto"/>
          <w:sz w:val="26"/>
          <w:szCs w:val="26"/>
          <w:lang w:val="vi-VN"/>
        </w:rPr>
      </w:pPr>
    </w:p>
    <w:p w14:paraId="00E786EA" w14:textId="007820D5" w:rsidR="00175046" w:rsidRPr="00667960" w:rsidRDefault="00BC5A8F" w:rsidP="00175046">
      <w:pPr>
        <w:pStyle w:val="Default"/>
        <w:spacing w:line="360" w:lineRule="auto"/>
        <w:jc w:val="center"/>
        <w:rPr>
          <w:rFonts w:ascii="Times New Roman" w:eastAsia="Times New Roman" w:hAnsi="Times New Roman" w:cs="Times New Roman"/>
          <w:b/>
          <w:bCs/>
          <w:noProof/>
          <w:color w:val="2E74B5" w:themeColor="accent1" w:themeShade="BF"/>
          <w:sz w:val="40"/>
          <w:szCs w:val="40"/>
          <w:lang w:val="en-GB"/>
        </w:rPr>
      </w:pPr>
      <w:r w:rsidRPr="00667960">
        <w:rPr>
          <w:rFonts w:ascii="Times New Roman" w:eastAsia="Times New Roman" w:hAnsi="Times New Roman" w:cs="Times New Roman"/>
          <w:b/>
          <w:bCs/>
          <w:noProof/>
          <w:color w:val="auto"/>
          <w:sz w:val="56"/>
          <w:szCs w:val="56"/>
        </w:rPr>
        <w:t>ĐỒ ÁN CUỐI KÌ</w:t>
      </w:r>
      <w:r w:rsidR="00175046" w:rsidRPr="00667960">
        <w:rPr>
          <w:rFonts w:ascii="Times New Roman" w:eastAsia="Times New Roman" w:hAnsi="Times New Roman" w:cs="Times New Roman"/>
          <w:b/>
          <w:bCs/>
          <w:noProof/>
          <w:color w:val="auto"/>
          <w:sz w:val="56"/>
          <w:szCs w:val="56"/>
        </w:rPr>
        <w:br/>
      </w:r>
      <w:r w:rsidRPr="00667960">
        <w:rPr>
          <w:rFonts w:ascii="Times New Roman" w:eastAsia="Times New Roman" w:hAnsi="Times New Roman" w:cs="Times New Roman"/>
          <w:b/>
          <w:bCs/>
          <w:noProof/>
          <w:color w:val="2E74B5" w:themeColor="accent1" w:themeShade="BF"/>
          <w:sz w:val="40"/>
          <w:szCs w:val="40"/>
          <w:lang w:val="en-GB"/>
        </w:rPr>
        <w:t>GÁN NHÃN TỪ LOẠI</w:t>
      </w:r>
      <w:r w:rsidR="006C2521" w:rsidRPr="00667960">
        <w:rPr>
          <w:rFonts w:ascii="Times New Roman" w:eastAsia="Times New Roman" w:hAnsi="Times New Roman" w:cs="Times New Roman"/>
          <w:b/>
          <w:bCs/>
          <w:noProof/>
          <w:color w:val="2E74B5" w:themeColor="accent1" w:themeShade="BF"/>
          <w:sz w:val="40"/>
          <w:szCs w:val="40"/>
          <w:lang w:val="en-GB"/>
        </w:rPr>
        <w:t xml:space="preserve"> TIẾNG VIỆT</w:t>
      </w:r>
    </w:p>
    <w:p w14:paraId="4D2F7C99" w14:textId="77777777" w:rsidR="00175046" w:rsidRPr="00667960" w:rsidRDefault="00175046" w:rsidP="00175046">
      <w:pPr>
        <w:pStyle w:val="Default"/>
        <w:spacing w:line="360" w:lineRule="auto"/>
        <w:jc w:val="center"/>
        <w:rPr>
          <w:rFonts w:ascii="Times New Roman" w:eastAsia="Times New Roman" w:hAnsi="Times New Roman" w:cs="Times New Roman"/>
          <w:b/>
          <w:bCs/>
          <w:noProof/>
          <w:color w:val="auto"/>
          <w:sz w:val="22"/>
          <w:szCs w:val="22"/>
        </w:rPr>
      </w:pPr>
    </w:p>
    <w:p w14:paraId="31CBDF43" w14:textId="55DCC960" w:rsidR="00175046" w:rsidRPr="00667960" w:rsidRDefault="00175046" w:rsidP="00175046">
      <w:pPr>
        <w:pStyle w:val="Default"/>
        <w:spacing w:line="360" w:lineRule="auto"/>
        <w:jc w:val="center"/>
        <w:rPr>
          <w:rFonts w:ascii="Times New Roman" w:eastAsia="Times New Roman" w:hAnsi="Times New Roman" w:cs="Times New Roman"/>
          <w:b/>
          <w:bCs/>
          <w:noProof/>
          <w:color w:val="auto"/>
          <w:sz w:val="36"/>
          <w:szCs w:val="36"/>
        </w:rPr>
      </w:pPr>
      <w:r w:rsidRPr="00667960">
        <w:rPr>
          <w:rFonts w:ascii="Times New Roman" w:eastAsia="Times New Roman" w:hAnsi="Times New Roman" w:cs="Times New Roman"/>
          <w:b/>
          <w:bCs/>
          <w:noProof/>
          <w:color w:val="auto"/>
          <w:sz w:val="36"/>
          <w:szCs w:val="36"/>
          <w:lang w:val="vi-VN"/>
        </w:rPr>
        <w:t xml:space="preserve">MÔN </w:t>
      </w:r>
      <w:r w:rsidR="00BC5A8F" w:rsidRPr="00667960">
        <w:rPr>
          <w:rFonts w:ascii="Times New Roman" w:eastAsia="Times New Roman" w:hAnsi="Times New Roman" w:cs="Times New Roman"/>
          <w:b/>
          <w:bCs/>
          <w:noProof/>
          <w:color w:val="auto"/>
          <w:sz w:val="36"/>
          <w:szCs w:val="36"/>
        </w:rPr>
        <w:t>XỬ LÝ NGÔN NGỮ TỰ NHIÊN</w:t>
      </w:r>
    </w:p>
    <w:p w14:paraId="7540DEEF" w14:textId="77777777" w:rsidR="00175046" w:rsidRPr="00667960" w:rsidRDefault="00175046" w:rsidP="00175046">
      <w:pPr>
        <w:pStyle w:val="Default"/>
        <w:spacing w:line="360" w:lineRule="auto"/>
        <w:jc w:val="center"/>
        <w:rPr>
          <w:rFonts w:ascii="Times New Roman" w:eastAsia="Times New Roman" w:hAnsi="Times New Roman" w:cs="Times New Roman"/>
          <w:b/>
          <w:bCs/>
          <w:noProof/>
          <w:color w:val="auto"/>
          <w:sz w:val="32"/>
          <w:szCs w:val="32"/>
          <w:lang w:val="vi-VN"/>
        </w:rPr>
      </w:pPr>
    </w:p>
    <w:p w14:paraId="54B56F9C" w14:textId="542677DA" w:rsidR="00175046" w:rsidRPr="00667960" w:rsidRDefault="00175046" w:rsidP="00175046">
      <w:pPr>
        <w:pStyle w:val="Default"/>
        <w:spacing w:line="360" w:lineRule="auto"/>
        <w:jc w:val="center"/>
        <w:rPr>
          <w:rFonts w:ascii="Times New Roman" w:eastAsia="Times New Roman" w:hAnsi="Times New Roman" w:cs="Times New Roman"/>
          <w:b/>
          <w:bCs/>
          <w:noProof/>
          <w:color w:val="2E74B5" w:themeColor="accent1" w:themeShade="BF"/>
          <w:sz w:val="32"/>
          <w:szCs w:val="32"/>
        </w:rPr>
      </w:pPr>
      <w:r w:rsidRPr="00667960">
        <w:rPr>
          <w:rFonts w:ascii="Times New Roman" w:eastAsia="Times New Roman" w:hAnsi="Times New Roman" w:cs="Times New Roman"/>
          <w:b/>
          <w:bCs/>
          <w:noProof/>
          <w:color w:val="2E74B5" w:themeColor="accent1" w:themeShade="BF"/>
          <w:sz w:val="32"/>
          <w:szCs w:val="32"/>
          <w:lang w:val="vi-VN"/>
        </w:rPr>
        <w:t xml:space="preserve">Lớp: </w:t>
      </w:r>
      <w:r w:rsidR="00BC5A8F" w:rsidRPr="00667960">
        <w:rPr>
          <w:rFonts w:ascii="Times New Roman" w:eastAsia="Times New Roman" w:hAnsi="Times New Roman" w:cs="Times New Roman"/>
          <w:b/>
          <w:bCs/>
          <w:noProof/>
          <w:color w:val="2E74B5" w:themeColor="accent1" w:themeShade="BF"/>
          <w:sz w:val="32"/>
          <w:szCs w:val="32"/>
        </w:rPr>
        <w:t>CS211.M11</w:t>
      </w:r>
      <w:r w:rsidRPr="00667960">
        <w:rPr>
          <w:rFonts w:ascii="Times New Roman" w:eastAsia="Times New Roman" w:hAnsi="Times New Roman" w:cs="Times New Roman"/>
          <w:b/>
          <w:bCs/>
          <w:noProof/>
          <w:color w:val="2E74B5" w:themeColor="accent1" w:themeShade="BF"/>
          <w:sz w:val="32"/>
          <w:szCs w:val="32"/>
          <w:lang w:val="vi-VN"/>
        </w:rPr>
        <w:t xml:space="preserve"> </w:t>
      </w:r>
    </w:p>
    <w:p w14:paraId="4F878604" w14:textId="77777777" w:rsidR="00175046" w:rsidRPr="00667960" w:rsidRDefault="00175046" w:rsidP="00175046">
      <w:pPr>
        <w:pStyle w:val="Default"/>
        <w:spacing w:line="360" w:lineRule="auto"/>
        <w:rPr>
          <w:rFonts w:ascii="Times New Roman" w:eastAsia="Times New Roman" w:hAnsi="Times New Roman" w:cs="Times New Roman"/>
          <w:b/>
          <w:bCs/>
          <w:noProof/>
          <w:color w:val="auto"/>
          <w:sz w:val="32"/>
          <w:szCs w:val="32"/>
          <w:lang w:val="vi-VN"/>
        </w:rPr>
      </w:pPr>
    </w:p>
    <w:p w14:paraId="1D2D3932" w14:textId="05F75D5E" w:rsidR="00175046" w:rsidRPr="00667960" w:rsidRDefault="00175046" w:rsidP="00175046">
      <w:pPr>
        <w:pStyle w:val="Default"/>
        <w:spacing w:line="360" w:lineRule="auto"/>
        <w:jc w:val="center"/>
        <w:rPr>
          <w:rFonts w:ascii="Times New Roman" w:eastAsia="Times New Roman" w:hAnsi="Times New Roman" w:cs="Times New Roman"/>
          <w:b/>
          <w:bCs/>
          <w:noProof/>
          <w:color w:val="auto"/>
          <w:sz w:val="26"/>
          <w:szCs w:val="26"/>
        </w:rPr>
      </w:pPr>
      <w:r w:rsidRPr="00667960">
        <w:rPr>
          <w:rFonts w:ascii="Times New Roman" w:eastAsia="Times New Roman" w:hAnsi="Times New Roman" w:cs="Times New Roman"/>
          <w:b/>
          <w:bCs/>
          <w:noProof/>
          <w:color w:val="auto"/>
          <w:sz w:val="26"/>
          <w:szCs w:val="26"/>
          <w:lang w:val="vi-VN"/>
        </w:rPr>
        <w:t>GV</w:t>
      </w:r>
      <w:r w:rsidRPr="00667960">
        <w:rPr>
          <w:rFonts w:ascii="Times New Roman" w:eastAsia="Times New Roman" w:hAnsi="Times New Roman" w:cs="Times New Roman"/>
          <w:b/>
          <w:bCs/>
          <w:noProof/>
          <w:color w:val="auto"/>
          <w:sz w:val="26"/>
          <w:szCs w:val="26"/>
        </w:rPr>
        <w:t>HD</w:t>
      </w:r>
      <w:r w:rsidRPr="00667960">
        <w:rPr>
          <w:rFonts w:ascii="Times New Roman" w:eastAsia="Times New Roman" w:hAnsi="Times New Roman" w:cs="Times New Roman"/>
          <w:b/>
          <w:bCs/>
          <w:noProof/>
          <w:color w:val="auto"/>
          <w:sz w:val="26"/>
          <w:szCs w:val="26"/>
          <w:lang w:val="vi-VN"/>
        </w:rPr>
        <w:t xml:space="preserve">: </w:t>
      </w:r>
      <w:r w:rsidR="00BC5A8F" w:rsidRPr="00667960">
        <w:rPr>
          <w:rFonts w:ascii="Times New Roman" w:eastAsia="Times New Roman" w:hAnsi="Times New Roman" w:cs="Times New Roman"/>
          <w:b/>
          <w:bCs/>
          <w:noProof/>
          <w:color w:val="auto"/>
          <w:sz w:val="26"/>
          <w:szCs w:val="26"/>
        </w:rPr>
        <w:t>Nguyễn Trọng Chỉnh</w:t>
      </w:r>
    </w:p>
    <w:p w14:paraId="6AF802A9" w14:textId="77777777" w:rsidR="00175046" w:rsidRPr="00667960" w:rsidRDefault="00175046" w:rsidP="00175046">
      <w:pPr>
        <w:pStyle w:val="Default"/>
        <w:spacing w:line="360" w:lineRule="auto"/>
        <w:rPr>
          <w:rFonts w:ascii="Times New Roman" w:eastAsia="Times New Roman" w:hAnsi="Times New Roman" w:cs="Times New Roman"/>
          <w:b/>
          <w:bCs/>
          <w:noProof/>
          <w:color w:val="auto"/>
          <w:sz w:val="2"/>
          <w:szCs w:val="2"/>
          <w:lang w:val="vi-VN"/>
        </w:rPr>
      </w:pPr>
      <w:r w:rsidRPr="00667960">
        <w:rPr>
          <w:rFonts w:ascii="Times New Roman" w:hAnsi="Times New Roman" w:cs="Times New Roman"/>
          <w:b/>
          <w:noProof/>
          <w:color w:val="auto"/>
          <w:sz w:val="26"/>
          <w:szCs w:val="26"/>
          <w:lang w:val="vi-VN"/>
        </w:rPr>
        <w:tab/>
      </w:r>
      <w:r w:rsidRPr="00667960">
        <w:rPr>
          <w:rFonts w:ascii="Times New Roman" w:hAnsi="Times New Roman" w:cs="Times New Roman"/>
          <w:b/>
          <w:noProof/>
          <w:color w:val="auto"/>
          <w:sz w:val="26"/>
          <w:szCs w:val="26"/>
          <w:lang w:val="vi-VN"/>
        </w:rPr>
        <w:tab/>
      </w:r>
      <w:r w:rsidRPr="00667960">
        <w:rPr>
          <w:rFonts w:ascii="Times New Roman" w:hAnsi="Times New Roman" w:cs="Times New Roman"/>
          <w:b/>
          <w:noProof/>
          <w:color w:val="auto"/>
          <w:sz w:val="26"/>
          <w:szCs w:val="26"/>
          <w:lang w:val="vi-VN"/>
        </w:rPr>
        <w:tab/>
      </w:r>
      <w:r w:rsidRPr="00667960">
        <w:rPr>
          <w:rFonts w:ascii="Times New Roman" w:hAnsi="Times New Roman" w:cs="Times New Roman"/>
          <w:b/>
          <w:noProof/>
          <w:color w:val="auto"/>
          <w:sz w:val="26"/>
          <w:szCs w:val="26"/>
          <w:lang w:val="vi-VN"/>
        </w:rPr>
        <w:tab/>
      </w:r>
      <w:r w:rsidRPr="00667960">
        <w:rPr>
          <w:rFonts w:ascii="Times New Roman" w:hAnsi="Times New Roman" w:cs="Times New Roman"/>
          <w:b/>
          <w:noProof/>
          <w:color w:val="auto"/>
          <w:sz w:val="26"/>
          <w:szCs w:val="26"/>
          <w:lang w:val="vi-VN"/>
        </w:rPr>
        <w:tab/>
      </w:r>
      <w:r w:rsidRPr="00667960">
        <w:rPr>
          <w:rFonts w:ascii="Times New Roman" w:eastAsia="Times New Roman" w:hAnsi="Times New Roman" w:cs="Times New Roman"/>
          <w:b/>
          <w:bCs/>
          <w:noProof/>
          <w:color w:val="auto"/>
          <w:sz w:val="26"/>
          <w:szCs w:val="26"/>
          <w:lang w:val="vi-VN"/>
        </w:rPr>
        <w:t xml:space="preserve">   </w:t>
      </w:r>
    </w:p>
    <w:p w14:paraId="478B02E2" w14:textId="77777777" w:rsidR="00175046" w:rsidRPr="00667960" w:rsidRDefault="00175046" w:rsidP="00175046">
      <w:pPr>
        <w:pStyle w:val="Default"/>
        <w:spacing w:line="360" w:lineRule="auto"/>
        <w:rPr>
          <w:rFonts w:ascii="Times New Roman" w:eastAsia="Times New Roman" w:hAnsi="Times New Roman" w:cs="Times New Roman"/>
          <w:b/>
          <w:bCs/>
          <w:noProof/>
          <w:color w:val="auto"/>
          <w:sz w:val="26"/>
          <w:szCs w:val="26"/>
          <w:lang w:val="vi-VN"/>
        </w:rPr>
      </w:pPr>
    </w:p>
    <w:p w14:paraId="3AFA6AC0" w14:textId="7F21C002" w:rsidR="00175046" w:rsidRPr="00667960" w:rsidRDefault="00175046" w:rsidP="00175046">
      <w:pPr>
        <w:pStyle w:val="Default"/>
        <w:spacing w:line="360" w:lineRule="auto"/>
        <w:jc w:val="center"/>
        <w:rPr>
          <w:rFonts w:ascii="Times New Roman" w:eastAsia="Times New Roman" w:hAnsi="Times New Roman" w:cs="Times New Roman"/>
          <w:b/>
          <w:bCs/>
          <w:noProof/>
          <w:sz w:val="26"/>
          <w:szCs w:val="26"/>
        </w:rPr>
      </w:pPr>
      <w:r w:rsidRPr="00667960">
        <w:rPr>
          <w:rFonts w:ascii="Times New Roman" w:eastAsia="Times New Roman" w:hAnsi="Times New Roman" w:cs="Times New Roman"/>
          <w:b/>
          <w:bCs/>
          <w:noProof/>
          <w:sz w:val="26"/>
          <w:szCs w:val="26"/>
          <w:lang w:val="vi-VN"/>
        </w:rPr>
        <w:t>Nhóm sinh viên thực hiện</w:t>
      </w:r>
    </w:p>
    <w:tbl>
      <w:tblPr>
        <w:tblStyle w:val="LiBang"/>
        <w:tblW w:w="5240" w:type="dxa"/>
        <w:jc w:val="center"/>
        <w:tblLayout w:type="fixed"/>
        <w:tblLook w:val="04A0" w:firstRow="1" w:lastRow="0" w:firstColumn="1" w:lastColumn="0" w:noHBand="0" w:noVBand="1"/>
      </w:tblPr>
      <w:tblGrid>
        <w:gridCol w:w="825"/>
        <w:gridCol w:w="2784"/>
        <w:gridCol w:w="1631"/>
      </w:tblGrid>
      <w:tr w:rsidR="00175046" w:rsidRPr="00667960" w14:paraId="5CF28807" w14:textId="77777777" w:rsidTr="6E848A15">
        <w:trPr>
          <w:jc w:val="center"/>
        </w:trPr>
        <w:tc>
          <w:tcPr>
            <w:tcW w:w="825" w:type="dxa"/>
          </w:tcPr>
          <w:p w14:paraId="33DE08A4" w14:textId="2564BFFE" w:rsidR="00175046" w:rsidRPr="00667960" w:rsidRDefault="00175046" w:rsidP="00A80991">
            <w:pPr>
              <w:pStyle w:val="Default"/>
              <w:spacing w:before="40" w:after="40" w:line="360" w:lineRule="auto"/>
              <w:jc w:val="center"/>
              <w:rPr>
                <w:rFonts w:ascii="Times New Roman" w:eastAsia="Times New Roman" w:hAnsi="Times New Roman" w:cs="Times New Roman"/>
                <w:b/>
                <w:bCs/>
                <w:noProof/>
                <w:sz w:val="26"/>
                <w:szCs w:val="26"/>
                <w:lang w:val="vi-VN"/>
              </w:rPr>
            </w:pPr>
            <w:r w:rsidRPr="00667960">
              <w:rPr>
                <w:rFonts w:ascii="Times New Roman" w:eastAsia="Times New Roman" w:hAnsi="Times New Roman" w:cs="Times New Roman"/>
                <w:b/>
                <w:bCs/>
                <w:noProof/>
                <w:sz w:val="26"/>
                <w:szCs w:val="26"/>
                <w:lang w:val="vi-VN"/>
              </w:rPr>
              <w:t>STT</w:t>
            </w:r>
          </w:p>
        </w:tc>
        <w:tc>
          <w:tcPr>
            <w:tcW w:w="2784" w:type="dxa"/>
          </w:tcPr>
          <w:p w14:paraId="67FE3A97" w14:textId="77777777" w:rsidR="00175046" w:rsidRPr="00667960" w:rsidRDefault="00175046" w:rsidP="00A80991">
            <w:pPr>
              <w:pStyle w:val="Default"/>
              <w:spacing w:before="40" w:after="40" w:line="360" w:lineRule="auto"/>
              <w:jc w:val="center"/>
              <w:rPr>
                <w:rFonts w:ascii="Times New Roman" w:eastAsia="Times New Roman" w:hAnsi="Times New Roman" w:cs="Times New Roman"/>
                <w:b/>
                <w:bCs/>
                <w:noProof/>
                <w:sz w:val="26"/>
                <w:szCs w:val="26"/>
                <w:lang w:val="vi-VN"/>
              </w:rPr>
            </w:pPr>
            <w:r w:rsidRPr="00667960">
              <w:rPr>
                <w:rFonts w:ascii="Times New Roman" w:eastAsia="Times New Roman" w:hAnsi="Times New Roman" w:cs="Times New Roman"/>
                <w:b/>
                <w:bCs/>
                <w:noProof/>
                <w:sz w:val="26"/>
                <w:szCs w:val="26"/>
                <w:lang w:val="vi-VN"/>
              </w:rPr>
              <w:t>Tên</w:t>
            </w:r>
          </w:p>
        </w:tc>
        <w:tc>
          <w:tcPr>
            <w:tcW w:w="1631" w:type="dxa"/>
          </w:tcPr>
          <w:p w14:paraId="1F1AA9D8" w14:textId="77777777" w:rsidR="00175046" w:rsidRPr="00667960" w:rsidRDefault="00175046" w:rsidP="00A80991">
            <w:pPr>
              <w:pStyle w:val="Default"/>
              <w:spacing w:before="40" w:after="40" w:line="360" w:lineRule="auto"/>
              <w:jc w:val="center"/>
              <w:rPr>
                <w:rFonts w:ascii="Times New Roman" w:eastAsia="Times New Roman" w:hAnsi="Times New Roman" w:cs="Times New Roman"/>
                <w:b/>
                <w:bCs/>
                <w:noProof/>
                <w:sz w:val="26"/>
                <w:szCs w:val="26"/>
                <w:lang w:val="vi-VN"/>
              </w:rPr>
            </w:pPr>
            <w:r w:rsidRPr="00667960">
              <w:rPr>
                <w:rFonts w:ascii="Times New Roman" w:eastAsia="Times New Roman" w:hAnsi="Times New Roman" w:cs="Times New Roman"/>
                <w:b/>
                <w:bCs/>
                <w:noProof/>
                <w:sz w:val="26"/>
                <w:szCs w:val="26"/>
                <w:lang w:val="vi-VN"/>
              </w:rPr>
              <w:t>MSSV</w:t>
            </w:r>
          </w:p>
        </w:tc>
      </w:tr>
      <w:tr w:rsidR="00175046" w:rsidRPr="00667960" w14:paraId="38A4C570" w14:textId="77777777" w:rsidTr="6E848A15">
        <w:trPr>
          <w:jc w:val="center"/>
        </w:trPr>
        <w:tc>
          <w:tcPr>
            <w:tcW w:w="825" w:type="dxa"/>
          </w:tcPr>
          <w:p w14:paraId="3EBD6D2D" w14:textId="2948A280" w:rsidR="00175046" w:rsidRPr="00667960" w:rsidRDefault="00BC5A8F" w:rsidP="00A80991">
            <w:pPr>
              <w:pStyle w:val="Default"/>
              <w:spacing w:before="40" w:after="40" w:line="360" w:lineRule="auto"/>
              <w:jc w:val="center"/>
              <w:rPr>
                <w:rFonts w:ascii="Times New Roman" w:eastAsia="Times New Roman" w:hAnsi="Times New Roman" w:cs="Times New Roman"/>
                <w:b/>
                <w:bCs/>
                <w:noProof/>
                <w:sz w:val="26"/>
                <w:szCs w:val="26"/>
              </w:rPr>
            </w:pPr>
            <w:r w:rsidRPr="00667960">
              <w:rPr>
                <w:rFonts w:ascii="Times New Roman" w:eastAsia="Times New Roman" w:hAnsi="Times New Roman" w:cs="Times New Roman"/>
                <w:b/>
                <w:bCs/>
                <w:noProof/>
                <w:sz w:val="26"/>
                <w:szCs w:val="26"/>
              </w:rPr>
              <w:t>1</w:t>
            </w:r>
          </w:p>
        </w:tc>
        <w:tc>
          <w:tcPr>
            <w:tcW w:w="2784" w:type="dxa"/>
            <w:vAlign w:val="bottom"/>
          </w:tcPr>
          <w:p w14:paraId="04123563" w14:textId="6C0EE821" w:rsidR="00175046" w:rsidRPr="00667960" w:rsidRDefault="00BC5A8F" w:rsidP="00A80991">
            <w:pPr>
              <w:pStyle w:val="Default"/>
              <w:spacing w:before="40" w:after="40" w:line="360" w:lineRule="auto"/>
              <w:jc w:val="center"/>
              <w:rPr>
                <w:rFonts w:ascii="Times New Roman" w:eastAsia="Times New Roman" w:hAnsi="Times New Roman" w:cs="Times New Roman"/>
                <w:noProof/>
                <w:sz w:val="26"/>
                <w:szCs w:val="26"/>
              </w:rPr>
            </w:pPr>
            <w:r w:rsidRPr="00667960">
              <w:rPr>
                <w:rFonts w:ascii="Times New Roman" w:eastAsia="Times New Roman" w:hAnsi="Times New Roman" w:cs="Times New Roman"/>
                <w:noProof/>
                <w:sz w:val="26"/>
                <w:szCs w:val="26"/>
              </w:rPr>
              <w:t>Nguyễn Như Long</w:t>
            </w:r>
          </w:p>
        </w:tc>
        <w:tc>
          <w:tcPr>
            <w:tcW w:w="1631" w:type="dxa"/>
            <w:vAlign w:val="bottom"/>
          </w:tcPr>
          <w:p w14:paraId="4996C8DE" w14:textId="5B322E4A" w:rsidR="00175046" w:rsidRPr="00667960" w:rsidRDefault="00175046" w:rsidP="00A80991">
            <w:pPr>
              <w:pStyle w:val="Default"/>
              <w:spacing w:before="40" w:after="40" w:line="360" w:lineRule="auto"/>
              <w:jc w:val="center"/>
              <w:rPr>
                <w:rFonts w:ascii="Times New Roman" w:eastAsia="Times New Roman" w:hAnsi="Times New Roman" w:cs="Times New Roman"/>
                <w:noProof/>
                <w:sz w:val="26"/>
                <w:szCs w:val="26"/>
              </w:rPr>
            </w:pPr>
            <w:r w:rsidRPr="00667960">
              <w:rPr>
                <w:rFonts w:ascii="Times New Roman" w:eastAsia="Times New Roman" w:hAnsi="Times New Roman" w:cs="Times New Roman"/>
                <w:noProof/>
                <w:sz w:val="26"/>
                <w:szCs w:val="26"/>
                <w:lang w:val="vi-VN"/>
              </w:rPr>
              <w:t>1</w:t>
            </w:r>
            <w:r w:rsidR="00BC5A8F" w:rsidRPr="00667960">
              <w:rPr>
                <w:rFonts w:ascii="Times New Roman" w:eastAsia="Times New Roman" w:hAnsi="Times New Roman" w:cs="Times New Roman"/>
                <w:noProof/>
                <w:sz w:val="26"/>
                <w:szCs w:val="26"/>
              </w:rPr>
              <w:t>9521790</w:t>
            </w:r>
          </w:p>
        </w:tc>
      </w:tr>
      <w:tr w:rsidR="00175046" w:rsidRPr="00667960" w14:paraId="75138C85" w14:textId="77777777" w:rsidTr="6E848A15">
        <w:trPr>
          <w:jc w:val="center"/>
        </w:trPr>
        <w:tc>
          <w:tcPr>
            <w:tcW w:w="825" w:type="dxa"/>
          </w:tcPr>
          <w:p w14:paraId="000F99DC" w14:textId="61CDA53B" w:rsidR="00175046" w:rsidRPr="00667960" w:rsidRDefault="00BC5A8F" w:rsidP="00A80991">
            <w:pPr>
              <w:pStyle w:val="Default"/>
              <w:spacing w:before="40" w:after="40" w:line="360" w:lineRule="auto"/>
              <w:jc w:val="center"/>
              <w:rPr>
                <w:rFonts w:ascii="Times New Roman" w:eastAsia="Times New Roman" w:hAnsi="Times New Roman" w:cs="Times New Roman"/>
                <w:b/>
                <w:bCs/>
                <w:noProof/>
                <w:sz w:val="26"/>
                <w:szCs w:val="26"/>
              </w:rPr>
            </w:pPr>
            <w:r w:rsidRPr="00667960">
              <w:rPr>
                <w:rFonts w:ascii="Times New Roman" w:eastAsia="Times New Roman" w:hAnsi="Times New Roman" w:cs="Times New Roman"/>
                <w:b/>
                <w:bCs/>
                <w:noProof/>
                <w:sz w:val="26"/>
                <w:szCs w:val="26"/>
              </w:rPr>
              <w:t>2</w:t>
            </w:r>
          </w:p>
        </w:tc>
        <w:tc>
          <w:tcPr>
            <w:tcW w:w="2784" w:type="dxa"/>
            <w:vAlign w:val="bottom"/>
          </w:tcPr>
          <w:p w14:paraId="718E2BF1" w14:textId="77777777" w:rsidR="00175046" w:rsidRPr="00667960" w:rsidRDefault="00175046" w:rsidP="00A80991">
            <w:pPr>
              <w:pStyle w:val="Default"/>
              <w:spacing w:before="40" w:after="40" w:line="360" w:lineRule="auto"/>
              <w:jc w:val="center"/>
              <w:rPr>
                <w:rFonts w:ascii="Times New Roman" w:eastAsia="Times New Roman" w:hAnsi="Times New Roman" w:cs="Times New Roman"/>
                <w:noProof/>
                <w:sz w:val="26"/>
                <w:szCs w:val="26"/>
              </w:rPr>
            </w:pPr>
            <w:r w:rsidRPr="00667960">
              <w:rPr>
                <w:rFonts w:ascii="Times New Roman" w:eastAsia="Times New Roman" w:hAnsi="Times New Roman" w:cs="Times New Roman"/>
                <w:noProof/>
                <w:sz w:val="26"/>
                <w:szCs w:val="26"/>
              </w:rPr>
              <w:t>Hồ Anh Dũng</w:t>
            </w:r>
          </w:p>
        </w:tc>
        <w:tc>
          <w:tcPr>
            <w:tcW w:w="1631" w:type="dxa"/>
            <w:vAlign w:val="bottom"/>
          </w:tcPr>
          <w:p w14:paraId="76389E08" w14:textId="77777777" w:rsidR="00175046" w:rsidRPr="00667960" w:rsidRDefault="00175046" w:rsidP="00A80991">
            <w:pPr>
              <w:pStyle w:val="Default"/>
              <w:spacing w:before="40" w:after="40" w:line="360" w:lineRule="auto"/>
              <w:jc w:val="center"/>
              <w:rPr>
                <w:rFonts w:ascii="Times New Roman" w:eastAsia="Times New Roman" w:hAnsi="Times New Roman" w:cs="Times New Roman"/>
                <w:noProof/>
                <w:sz w:val="26"/>
                <w:szCs w:val="26"/>
              </w:rPr>
            </w:pPr>
            <w:r w:rsidRPr="00667960">
              <w:rPr>
                <w:rFonts w:ascii="Times New Roman" w:eastAsia="Times New Roman" w:hAnsi="Times New Roman" w:cs="Times New Roman"/>
                <w:noProof/>
                <w:sz w:val="26"/>
                <w:szCs w:val="26"/>
                <w:lang w:val="vi-VN"/>
              </w:rPr>
              <w:t>1852</w:t>
            </w:r>
            <w:r w:rsidRPr="00667960">
              <w:rPr>
                <w:rFonts w:ascii="Times New Roman" w:eastAsia="Times New Roman" w:hAnsi="Times New Roman" w:cs="Times New Roman"/>
                <w:noProof/>
                <w:sz w:val="26"/>
                <w:szCs w:val="26"/>
              </w:rPr>
              <w:t>0630</w:t>
            </w:r>
          </w:p>
        </w:tc>
      </w:tr>
    </w:tbl>
    <w:p w14:paraId="0A02AEA6" w14:textId="77777777" w:rsidR="00175046" w:rsidRPr="00667960" w:rsidRDefault="00175046" w:rsidP="00175046">
      <w:pPr>
        <w:pStyle w:val="Default"/>
        <w:spacing w:line="360" w:lineRule="auto"/>
        <w:rPr>
          <w:rFonts w:ascii="Times New Roman" w:eastAsia="Times New Roman" w:hAnsi="Times New Roman" w:cs="Times New Roman"/>
          <w:noProof/>
          <w:color w:val="000000" w:themeColor="text1"/>
          <w:lang w:val="vi-VN"/>
        </w:rPr>
      </w:pPr>
    </w:p>
    <w:p w14:paraId="23F2D22D" w14:textId="77777777" w:rsidR="00175046" w:rsidRPr="00667960" w:rsidRDefault="00175046" w:rsidP="00175046">
      <w:pPr>
        <w:pStyle w:val="Default"/>
        <w:spacing w:line="360" w:lineRule="auto"/>
        <w:rPr>
          <w:rFonts w:ascii="Times New Roman" w:eastAsia="Times New Roman" w:hAnsi="Times New Roman" w:cs="Times New Roman"/>
          <w:noProof/>
          <w:color w:val="000000" w:themeColor="text1"/>
          <w:lang w:val="vi-VN"/>
        </w:rPr>
      </w:pPr>
    </w:p>
    <w:p w14:paraId="3575C0D8" w14:textId="31E37C6B" w:rsidR="00175046" w:rsidRPr="00667960" w:rsidRDefault="0011211F" w:rsidP="00175046">
      <w:pPr>
        <w:pStyle w:val="rtejustify"/>
        <w:shd w:val="clear" w:color="auto" w:fill="FFFFFF" w:themeFill="background1"/>
        <w:tabs>
          <w:tab w:val="left" w:pos="1710"/>
          <w:tab w:val="left" w:pos="1890"/>
        </w:tabs>
        <w:spacing w:before="160" w:beforeAutospacing="0" w:after="0" w:afterAutospacing="0" w:line="360" w:lineRule="auto"/>
        <w:jc w:val="center"/>
        <w:textAlignment w:val="baseline"/>
        <w:rPr>
          <w:rFonts w:ascii="Times New Roman" w:eastAsia="Symbol" w:hAnsi="Times New Roman"/>
          <w:b/>
          <w:sz w:val="26"/>
          <w:szCs w:val="26"/>
          <w:shd w:val="clear" w:color="auto" w:fill="FFFFFF"/>
        </w:rPr>
      </w:pPr>
      <w:r w:rsidRPr="00667960">
        <w:rPr>
          <w:rFonts w:ascii="Times New Roman" w:eastAsia="Cambria Math" w:hAnsi="Times New Roman"/>
          <w:b/>
          <w:szCs w:val="26"/>
          <w:shd w:val="clear" w:color="auto" w:fill="FFFFFF"/>
        </w:rPr>
        <w:t>□□</w:t>
      </w:r>
      <w:r w:rsidR="00175046" w:rsidRPr="00667960">
        <w:rPr>
          <w:rFonts w:ascii="Times New Roman" w:hAnsi="Times New Roman"/>
          <w:b/>
          <w:bCs/>
          <w:sz w:val="26"/>
          <w:szCs w:val="26"/>
          <w:shd w:val="clear" w:color="auto" w:fill="FFFFFF"/>
          <w:lang w:val="en-US"/>
        </w:rPr>
        <w:t xml:space="preserve"> </w:t>
      </w:r>
      <w:r w:rsidR="00175046" w:rsidRPr="00667960">
        <w:rPr>
          <w:rFonts w:ascii="Times New Roman" w:hAnsi="Times New Roman"/>
          <w:b/>
          <w:bCs/>
          <w:sz w:val="26"/>
          <w:szCs w:val="26"/>
        </w:rPr>
        <w:t xml:space="preserve">TP. Hồ Chí Minh, </w:t>
      </w:r>
      <w:r w:rsidR="00175046" w:rsidRPr="00667960">
        <w:rPr>
          <w:rFonts w:ascii="Times New Roman" w:hAnsi="Times New Roman"/>
          <w:b/>
          <w:bCs/>
          <w:sz w:val="26"/>
          <w:szCs w:val="26"/>
          <w:lang w:val="en-US"/>
        </w:rPr>
        <w:t>1</w:t>
      </w:r>
      <w:r w:rsidR="00622115" w:rsidRPr="00667960">
        <w:rPr>
          <w:rFonts w:ascii="Times New Roman" w:hAnsi="Times New Roman"/>
          <w:b/>
          <w:bCs/>
          <w:sz w:val="26"/>
          <w:szCs w:val="26"/>
          <w:lang w:val="en-US"/>
        </w:rPr>
        <w:t>2</w:t>
      </w:r>
      <w:r w:rsidR="00175046" w:rsidRPr="00667960">
        <w:rPr>
          <w:rFonts w:ascii="Times New Roman" w:hAnsi="Times New Roman"/>
          <w:b/>
          <w:bCs/>
          <w:sz w:val="26"/>
          <w:szCs w:val="26"/>
          <w:shd w:val="clear" w:color="auto" w:fill="FFFFFF"/>
        </w:rPr>
        <w:t>/2021</w:t>
      </w:r>
      <w:r w:rsidR="00175046" w:rsidRPr="00667960">
        <w:rPr>
          <w:rFonts w:ascii="Times New Roman" w:hAnsi="Times New Roman"/>
          <w:b/>
          <w:bCs/>
          <w:sz w:val="26"/>
          <w:szCs w:val="26"/>
          <w:shd w:val="clear" w:color="auto" w:fill="FFFFFF"/>
          <w:lang w:val="en-US"/>
        </w:rPr>
        <w:t xml:space="preserve"> </w:t>
      </w:r>
      <w:r w:rsidRPr="00667960">
        <w:rPr>
          <w:rFonts w:ascii="Times New Roman" w:eastAsia="Cambria Math" w:hAnsi="Times New Roman"/>
          <w:b/>
          <w:sz w:val="26"/>
          <w:szCs w:val="26"/>
          <w:shd w:val="clear" w:color="auto" w:fill="FFFFFF"/>
          <w:lang w:val="en-US"/>
        </w:rPr>
        <w:t>□</w:t>
      </w:r>
      <w:r w:rsidRPr="00667960">
        <w:rPr>
          <w:rFonts w:ascii="Times New Roman" w:eastAsia="Cambria Math" w:hAnsi="Times New Roman"/>
          <w:b/>
          <w:szCs w:val="26"/>
          <w:shd w:val="clear" w:color="auto" w:fill="FFFFFF"/>
        </w:rPr>
        <w:t>□</w:t>
      </w:r>
    </w:p>
    <w:p w14:paraId="3781B098" w14:textId="77777777" w:rsidR="009449CE" w:rsidRPr="00667960" w:rsidRDefault="009449CE" w:rsidP="00175046">
      <w:pPr>
        <w:jc w:val="center"/>
        <w:rPr>
          <w:rFonts w:ascii="Times New Roman" w:hAnsi="Times New Roman" w:cs="Times New Roman"/>
          <w:b/>
          <w:color w:val="002060"/>
          <w:sz w:val="32"/>
          <w:szCs w:val="28"/>
          <w:shd w:val="clear" w:color="auto" w:fill="FFFFFF"/>
          <w:lang w:val="en-US"/>
        </w:rPr>
      </w:pPr>
    </w:p>
    <w:p w14:paraId="6505B9FB" w14:textId="77777777" w:rsidR="009449CE" w:rsidRPr="00667960" w:rsidRDefault="009449CE" w:rsidP="00175046">
      <w:pPr>
        <w:jc w:val="center"/>
        <w:rPr>
          <w:rFonts w:ascii="Times New Roman" w:hAnsi="Times New Roman" w:cs="Times New Roman"/>
          <w:b/>
          <w:color w:val="002060"/>
          <w:sz w:val="32"/>
          <w:szCs w:val="28"/>
          <w:shd w:val="clear" w:color="auto" w:fill="FFFFFF"/>
          <w:lang w:val="en-US"/>
        </w:rPr>
      </w:pPr>
    </w:p>
    <w:p w14:paraId="0173F6AA" w14:textId="05609376" w:rsidR="00175046" w:rsidRPr="00667960" w:rsidRDefault="00175046" w:rsidP="00175046">
      <w:pPr>
        <w:jc w:val="center"/>
        <w:rPr>
          <w:rFonts w:ascii="Times New Roman" w:hAnsi="Times New Roman" w:cs="Times New Roman"/>
          <w:b/>
          <w:color w:val="002060"/>
          <w:sz w:val="32"/>
          <w:szCs w:val="28"/>
          <w:shd w:val="clear" w:color="auto" w:fill="FFFFFF"/>
          <w:lang w:val="en-US"/>
        </w:rPr>
      </w:pPr>
      <w:r w:rsidRPr="00667960">
        <w:rPr>
          <w:rFonts w:ascii="Times New Roman" w:hAnsi="Times New Roman" w:cs="Times New Roman"/>
          <w:b/>
          <w:color w:val="002060"/>
          <w:sz w:val="32"/>
          <w:szCs w:val="28"/>
          <w:shd w:val="clear" w:color="auto" w:fill="FFFFFF"/>
          <w:lang w:val="en-US"/>
        </w:rPr>
        <w:lastRenderedPageBreak/>
        <w:t>LỜI CẢM ƠN</w:t>
      </w:r>
    </w:p>
    <w:p w14:paraId="58CA8337" w14:textId="62E6727D" w:rsidR="00175046" w:rsidRPr="00667960" w:rsidRDefault="00175046" w:rsidP="00175046">
      <w:pPr>
        <w:ind w:firstLine="357"/>
        <w:rPr>
          <w:rFonts w:ascii="Times New Roman" w:hAnsi="Times New Roman" w:cs="Times New Roman"/>
        </w:rPr>
      </w:pPr>
      <w:r w:rsidRPr="00667960">
        <w:rPr>
          <w:rFonts w:ascii="Times New Roman" w:hAnsi="Times New Roman" w:cs="Times New Roman"/>
          <w:shd w:val="clear" w:color="auto" w:fill="FFFFFF"/>
        </w:rPr>
        <w:t xml:space="preserve">Lời đầu tiên, </w:t>
      </w:r>
      <w:r w:rsidRPr="00667960">
        <w:rPr>
          <w:rFonts w:ascii="Times New Roman" w:hAnsi="Times New Roman" w:cs="Times New Roman"/>
        </w:rPr>
        <w:t xml:space="preserve">nhóm xin gửi lời cảm ơn chân thành đến tập thể quý Thầy Cô Trường Đại học Công nghệ thông tin – Đại học Quốc gia TP.HCM và quý Thầy Cô khoa </w:t>
      </w:r>
      <w:r w:rsidR="00780258" w:rsidRPr="00667960">
        <w:rPr>
          <w:rFonts w:ascii="Times New Roman" w:hAnsi="Times New Roman" w:cs="Times New Roman"/>
          <w:lang w:val="en-US"/>
        </w:rPr>
        <w:t>Khoa học máy tính</w:t>
      </w:r>
      <w:r w:rsidRPr="00667960">
        <w:rPr>
          <w:rFonts w:ascii="Times New Roman" w:hAnsi="Times New Roman" w:cs="Times New Roman"/>
        </w:rPr>
        <w:t xml:space="preserve"> đã giúp cho nhóm có những kiến thức cơ bản làm nền tảng để thực hiện </w:t>
      </w:r>
      <w:r w:rsidR="009D766B" w:rsidRPr="00667960">
        <w:rPr>
          <w:rFonts w:ascii="Times New Roman" w:hAnsi="Times New Roman" w:cs="Times New Roman"/>
          <w:lang w:val="en-US"/>
        </w:rPr>
        <w:t>đồ án</w:t>
      </w:r>
      <w:r w:rsidRPr="00667960">
        <w:rPr>
          <w:rFonts w:ascii="Times New Roman" w:hAnsi="Times New Roman" w:cs="Times New Roman"/>
        </w:rPr>
        <w:t xml:space="preserve"> này. </w:t>
      </w:r>
    </w:p>
    <w:p w14:paraId="6C18BC4E" w14:textId="11CA247D" w:rsidR="00175046" w:rsidRPr="00667960" w:rsidRDefault="00175046" w:rsidP="00175046">
      <w:pPr>
        <w:ind w:firstLine="357"/>
        <w:rPr>
          <w:rFonts w:ascii="Times New Roman" w:hAnsi="Times New Roman" w:cs="Times New Roman"/>
          <w:shd w:val="clear" w:color="auto" w:fill="FFFFFF"/>
        </w:rPr>
      </w:pPr>
      <w:r w:rsidRPr="00667960">
        <w:rPr>
          <w:rFonts w:ascii="Times New Roman" w:hAnsi="Times New Roman" w:cs="Times New Roman"/>
          <w:shd w:val="clear" w:color="auto" w:fill="FFFFFF"/>
        </w:rPr>
        <w:t xml:space="preserve">Đặc biệt, nhóm xin gửi lời cảm ơn đến </w:t>
      </w:r>
      <w:r w:rsidR="00343693" w:rsidRPr="00667960">
        <w:rPr>
          <w:rFonts w:ascii="Times New Roman" w:hAnsi="Times New Roman" w:cs="Times New Roman"/>
          <w:shd w:val="clear" w:color="auto" w:fill="FFFFFF"/>
          <w:lang w:val="en-US"/>
        </w:rPr>
        <w:t xml:space="preserve">Thầy Nguyễn </w:t>
      </w:r>
      <w:r w:rsidR="00780258" w:rsidRPr="00667960">
        <w:rPr>
          <w:rFonts w:ascii="Times New Roman" w:hAnsi="Times New Roman" w:cs="Times New Roman"/>
          <w:shd w:val="clear" w:color="auto" w:fill="FFFFFF"/>
          <w:lang w:val="en-US"/>
        </w:rPr>
        <w:t>Trọng Chỉnh</w:t>
      </w:r>
      <w:r w:rsidRPr="00667960">
        <w:rPr>
          <w:rFonts w:ascii="Times New Roman" w:hAnsi="Times New Roman" w:cs="Times New Roman"/>
          <w:shd w:val="clear" w:color="auto" w:fill="FFFFFF"/>
        </w:rPr>
        <w:t xml:space="preserve"> (Giảng viên </w:t>
      </w:r>
      <w:r w:rsidR="00343693" w:rsidRPr="00667960">
        <w:rPr>
          <w:rFonts w:ascii="Times New Roman" w:hAnsi="Times New Roman" w:cs="Times New Roman"/>
          <w:shd w:val="clear" w:color="auto" w:fill="FFFFFF"/>
          <w:lang w:val="en-US"/>
        </w:rPr>
        <w:t xml:space="preserve">hướng dẫn </w:t>
      </w:r>
      <w:r w:rsidRPr="00667960">
        <w:rPr>
          <w:rFonts w:ascii="Times New Roman" w:hAnsi="Times New Roman" w:cs="Times New Roman"/>
          <w:shd w:val="clear" w:color="auto" w:fill="FFFFFF"/>
        </w:rPr>
        <w:t xml:space="preserve">môn </w:t>
      </w:r>
      <w:r w:rsidR="00780258" w:rsidRPr="00667960">
        <w:rPr>
          <w:rFonts w:ascii="Times New Roman" w:hAnsi="Times New Roman" w:cs="Times New Roman"/>
          <w:shd w:val="clear" w:color="auto" w:fill="FFFFFF"/>
          <w:lang w:val="en-US"/>
        </w:rPr>
        <w:t>Xử lý ngôn ngữ tự nhiên</w:t>
      </w:r>
      <w:r w:rsidRPr="00667960">
        <w:rPr>
          <w:rFonts w:ascii="Times New Roman" w:hAnsi="Times New Roman" w:cs="Times New Roman"/>
          <w:shd w:val="clear" w:color="auto" w:fill="FFFFFF"/>
        </w:rPr>
        <w:t xml:space="preserve">). </w:t>
      </w:r>
      <w:r w:rsidR="00343693" w:rsidRPr="00667960">
        <w:rPr>
          <w:rFonts w:ascii="Times New Roman" w:hAnsi="Times New Roman" w:cs="Times New Roman"/>
          <w:lang w:val="en-US"/>
        </w:rPr>
        <w:t>Thầy</w:t>
      </w:r>
      <w:r w:rsidRPr="00667960">
        <w:rPr>
          <w:rFonts w:ascii="Times New Roman" w:hAnsi="Times New Roman" w:cs="Times New Roman"/>
        </w:rPr>
        <w:t xml:space="preserve"> đã</w:t>
      </w:r>
      <w:r w:rsidRPr="00667960">
        <w:rPr>
          <w:rFonts w:ascii="Times New Roman" w:hAnsi="Times New Roman" w:cs="Times New Roman"/>
          <w:shd w:val="clear" w:color="auto" w:fill="FFFFFF"/>
        </w:rPr>
        <w:t xml:space="preserve"> cung cấp kiến thức, chỉ bảo </w:t>
      </w:r>
      <w:r w:rsidRPr="00667960">
        <w:rPr>
          <w:rFonts w:ascii="Times New Roman" w:hAnsi="Times New Roman" w:cs="Times New Roman"/>
        </w:rPr>
        <w:t xml:space="preserve">trực tiếp, hướng dẫn tận tình, sửa chữa và đóng góp nhiều ý kiến quý báu giúp nhóm hoàn thành tốt </w:t>
      </w:r>
      <w:r w:rsidR="00D6610C" w:rsidRPr="00667960">
        <w:rPr>
          <w:rFonts w:ascii="Times New Roman" w:hAnsi="Times New Roman" w:cs="Times New Roman"/>
          <w:lang w:val="en-US"/>
        </w:rPr>
        <w:t>đồ án</w:t>
      </w:r>
      <w:r w:rsidR="00343693" w:rsidRPr="00667960">
        <w:rPr>
          <w:rFonts w:ascii="Times New Roman" w:hAnsi="Times New Roman" w:cs="Times New Roman"/>
          <w:lang w:val="en-US"/>
        </w:rPr>
        <w:t xml:space="preserve"> </w:t>
      </w:r>
      <w:r w:rsidRPr="00667960">
        <w:rPr>
          <w:rFonts w:ascii="Times New Roman" w:hAnsi="Times New Roman" w:cs="Times New Roman"/>
        </w:rPr>
        <w:t>của mình.</w:t>
      </w:r>
    </w:p>
    <w:p w14:paraId="71593EC8" w14:textId="1C9B73A8" w:rsidR="00780258" w:rsidRPr="00667960" w:rsidRDefault="00780258" w:rsidP="00780258">
      <w:pPr>
        <w:ind w:firstLine="357"/>
        <w:rPr>
          <w:rFonts w:ascii="Times New Roman" w:hAnsi="Times New Roman" w:cs="Times New Roman"/>
          <w:shd w:val="clear" w:color="auto" w:fill="FFFFFF"/>
          <w:lang w:val="en-US"/>
        </w:rPr>
      </w:pPr>
      <w:r w:rsidRPr="00667960">
        <w:rPr>
          <w:rFonts w:ascii="Times New Roman" w:hAnsi="Times New Roman" w:cs="Times New Roman"/>
          <w:shd w:val="clear" w:color="auto" w:fill="FFFFFF"/>
        </w:rPr>
        <w:t>Xuất phát từ mục đích học tập</w:t>
      </w:r>
      <w:r w:rsidRPr="00667960">
        <w:rPr>
          <w:rFonts w:ascii="Times New Roman" w:hAnsi="Times New Roman" w:cs="Times New Roman"/>
          <w:shd w:val="clear" w:color="auto" w:fill="FFFFFF"/>
          <w:lang w:val="en-US"/>
        </w:rPr>
        <w:t xml:space="preserve"> môn Xử lý ngôn ngữ tự nhiên</w:t>
      </w:r>
      <w:r w:rsidRPr="00667960">
        <w:rPr>
          <w:rFonts w:ascii="Times New Roman" w:hAnsi="Times New Roman" w:cs="Times New Roman"/>
          <w:shd w:val="clear" w:color="auto" w:fill="FFFFFF"/>
        </w:rPr>
        <w:t>, cũng như tìm hiểu thêm về</w:t>
      </w:r>
      <w:r w:rsidRPr="00667960">
        <w:rPr>
          <w:rFonts w:ascii="Times New Roman" w:hAnsi="Times New Roman" w:cs="Times New Roman"/>
          <w:shd w:val="clear" w:color="auto" w:fill="FFFFFF"/>
          <w:lang w:val="en-US"/>
        </w:rPr>
        <w:t xml:space="preserve"> việc Gán nhãn từ loại</w:t>
      </w:r>
      <w:r w:rsidRPr="00667960">
        <w:rPr>
          <w:rFonts w:ascii="Times New Roman" w:hAnsi="Times New Roman" w:cs="Times New Roman"/>
          <w:shd w:val="clear" w:color="auto" w:fill="FFFFFF"/>
        </w:rPr>
        <w:t xml:space="preserve">, nhóm chúng em đã thực hiện </w:t>
      </w:r>
      <w:r w:rsidRPr="00667960">
        <w:rPr>
          <w:rFonts w:ascii="Times New Roman" w:hAnsi="Times New Roman" w:cs="Times New Roman"/>
          <w:lang w:val="en-US"/>
        </w:rPr>
        <w:t xml:space="preserve">đồ án </w:t>
      </w:r>
      <w:r w:rsidRPr="00667960">
        <w:rPr>
          <w:rFonts w:ascii="Times New Roman" w:hAnsi="Times New Roman" w:cs="Times New Roman"/>
          <w:shd w:val="clear" w:color="auto" w:fill="FFFFFF"/>
          <w:lang w:val="en-US"/>
        </w:rPr>
        <w:t xml:space="preserve">tìm hiểu </w:t>
      </w:r>
      <w:r w:rsidRPr="00667960">
        <w:rPr>
          <w:rFonts w:ascii="Times New Roman" w:hAnsi="Times New Roman" w:cs="Times New Roman"/>
          <w:shd w:val="clear" w:color="auto" w:fill="FFFFFF"/>
        </w:rPr>
        <w:t>“</w:t>
      </w:r>
      <w:r w:rsidRPr="00667960">
        <w:rPr>
          <w:rFonts w:ascii="Times New Roman" w:hAnsi="Times New Roman" w:cs="Times New Roman"/>
          <w:b/>
          <w:bCs/>
          <w:shd w:val="clear" w:color="auto" w:fill="FFFFFF"/>
          <w:lang w:val="en-US"/>
        </w:rPr>
        <w:t>Gán nhãn từ loại Tiếng Việt</w:t>
      </w:r>
      <w:r w:rsidRPr="00667960">
        <w:rPr>
          <w:rFonts w:ascii="Times New Roman" w:hAnsi="Times New Roman" w:cs="Times New Roman"/>
          <w:shd w:val="clear" w:color="auto" w:fill="FFFFFF"/>
        </w:rPr>
        <w:t xml:space="preserve">”. Trong quá trình thực hiện </w:t>
      </w:r>
      <w:r w:rsidR="006C2521" w:rsidRPr="00667960">
        <w:rPr>
          <w:rFonts w:ascii="Times New Roman" w:hAnsi="Times New Roman" w:cs="Times New Roman"/>
          <w:lang w:val="en-US"/>
        </w:rPr>
        <w:t>đồ án</w:t>
      </w:r>
      <w:r w:rsidRPr="00667960">
        <w:rPr>
          <w:rFonts w:ascii="Times New Roman" w:hAnsi="Times New Roman" w:cs="Times New Roman"/>
          <w:shd w:val="clear" w:color="auto" w:fill="FFFFFF"/>
        </w:rPr>
        <w:t xml:space="preserve">, </w:t>
      </w:r>
      <w:r w:rsidRPr="00667960">
        <w:rPr>
          <w:rFonts w:ascii="Times New Roman" w:hAnsi="Times New Roman" w:cs="Times New Roman"/>
        </w:rPr>
        <w:t xml:space="preserve">nhóm chúng em đã vận dụng những kiến thức nền tảng đã tích lũy </w:t>
      </w:r>
      <w:r w:rsidRPr="00667960">
        <w:rPr>
          <w:rFonts w:ascii="Times New Roman" w:hAnsi="Times New Roman" w:cs="Times New Roman"/>
          <w:shd w:val="clear" w:color="auto" w:fill="FFFFFF"/>
        </w:rPr>
        <w:t xml:space="preserve">dựa trên những kiến thức được </w:t>
      </w:r>
      <w:r w:rsidRPr="00667960">
        <w:rPr>
          <w:rFonts w:ascii="Times New Roman" w:hAnsi="Times New Roman" w:cs="Times New Roman"/>
          <w:lang w:val="en-US"/>
        </w:rPr>
        <w:t>thầy</w:t>
      </w:r>
      <w:r w:rsidRPr="00667960">
        <w:rPr>
          <w:rFonts w:ascii="Times New Roman" w:hAnsi="Times New Roman" w:cs="Times New Roman"/>
        </w:rPr>
        <w:t xml:space="preserve"> </w:t>
      </w:r>
      <w:r w:rsidRPr="00667960">
        <w:rPr>
          <w:rFonts w:ascii="Times New Roman" w:hAnsi="Times New Roman" w:cs="Times New Roman"/>
          <w:shd w:val="clear" w:color="auto" w:fill="FFFFFF"/>
        </w:rPr>
        <w:t xml:space="preserve">cung cấp, </w:t>
      </w:r>
      <w:r w:rsidRPr="00667960">
        <w:rPr>
          <w:rFonts w:ascii="Times New Roman" w:hAnsi="Times New Roman" w:cs="Times New Roman"/>
        </w:rPr>
        <w:t>đồng thời kết hợp với việc học hỏi và nghiên cứu những kiến thức mới từ thầy cô, bạn bè cũng như nhiều nguồn tài liệu tham khảo</w:t>
      </w:r>
      <w:r w:rsidRPr="00667960">
        <w:rPr>
          <w:rFonts w:ascii="Times New Roman" w:hAnsi="Times New Roman" w:cs="Times New Roman"/>
          <w:shd w:val="clear" w:color="auto" w:fill="FFFFFF"/>
        </w:rPr>
        <w:t xml:space="preserve">, nhóm đã cố gắng thực hiện </w:t>
      </w:r>
      <w:r w:rsidR="006C2521" w:rsidRPr="00667960">
        <w:rPr>
          <w:rFonts w:ascii="Times New Roman" w:hAnsi="Times New Roman" w:cs="Times New Roman"/>
          <w:lang w:val="en-US"/>
        </w:rPr>
        <w:t>đồ án</w:t>
      </w:r>
      <w:r w:rsidRPr="00667960">
        <w:rPr>
          <w:rFonts w:ascii="Times New Roman" w:hAnsi="Times New Roman" w:cs="Times New Roman"/>
          <w:lang w:val="en-US"/>
        </w:rPr>
        <w:t xml:space="preserve"> </w:t>
      </w:r>
      <w:r w:rsidRPr="00667960">
        <w:rPr>
          <w:rFonts w:ascii="Times New Roman" w:hAnsi="Times New Roman" w:cs="Times New Roman"/>
          <w:shd w:val="clear" w:color="auto" w:fill="FFFFFF"/>
        </w:rPr>
        <w:t xml:space="preserve">một cách tốt nhất. Tuy nhiên, </w:t>
      </w:r>
      <w:r w:rsidRPr="00667960">
        <w:rPr>
          <w:rFonts w:ascii="Times New Roman" w:hAnsi="Times New Roman" w:cs="Times New Roman"/>
        </w:rPr>
        <w:t xml:space="preserve">vì kiến thức chuyên môn còn hạn chế và bản thân còn thiếu nhiều kinh nghiệm thực tiễn, nên nội dung của báo cáo không tránh khỏi những thiếu </w:t>
      </w:r>
      <w:r w:rsidRPr="00667960">
        <w:rPr>
          <w:rFonts w:ascii="Times New Roman" w:hAnsi="Times New Roman" w:cs="Times New Roman"/>
          <w:lang w:val="en-US"/>
        </w:rPr>
        <w:t>s</w:t>
      </w:r>
      <w:r w:rsidRPr="00667960">
        <w:rPr>
          <w:rFonts w:ascii="Times New Roman" w:hAnsi="Times New Roman" w:cs="Times New Roman"/>
        </w:rPr>
        <w:t>ót</w:t>
      </w:r>
      <w:r w:rsidRPr="00667960">
        <w:rPr>
          <w:rFonts w:ascii="Times New Roman" w:hAnsi="Times New Roman" w:cs="Times New Roman"/>
          <w:shd w:val="clear" w:color="auto" w:fill="FFFFFF"/>
        </w:rPr>
        <w:t xml:space="preserve"> nhưng nó là kết quả của sự nỗ lực của các thành viên trong nhóm</w:t>
      </w:r>
      <w:r w:rsidRPr="00667960">
        <w:rPr>
          <w:rFonts w:ascii="Times New Roman" w:hAnsi="Times New Roman" w:cs="Times New Roman"/>
          <w:shd w:val="clear" w:color="auto" w:fill="FFFFFF"/>
          <w:lang w:val="en-US"/>
        </w:rPr>
        <w:t xml:space="preserve"> và</w:t>
      </w:r>
      <w:r w:rsidRPr="00667960">
        <w:rPr>
          <w:rFonts w:ascii="Times New Roman" w:hAnsi="Times New Roman" w:cs="Times New Roman"/>
          <w:shd w:val="clear" w:color="auto" w:fill="FFFFFF"/>
        </w:rPr>
        <w:t xml:space="preserve"> sự giúp đỡ của </w:t>
      </w:r>
      <w:r w:rsidRPr="00667960">
        <w:rPr>
          <w:rFonts w:ascii="Times New Roman" w:hAnsi="Times New Roman" w:cs="Times New Roman"/>
          <w:shd w:val="clear" w:color="auto" w:fill="FFFFFF"/>
          <w:lang w:val="en-US"/>
        </w:rPr>
        <w:t>Thầy.</w:t>
      </w:r>
    </w:p>
    <w:p w14:paraId="64134357" w14:textId="6FD43288" w:rsidR="00175046" w:rsidRPr="00667960" w:rsidRDefault="00175046" w:rsidP="00175046">
      <w:pPr>
        <w:ind w:firstLine="357"/>
        <w:rPr>
          <w:rFonts w:ascii="Times New Roman" w:hAnsi="Times New Roman" w:cs="Times New Roman"/>
          <w:shd w:val="clear" w:color="auto" w:fill="FFFFFF"/>
        </w:rPr>
      </w:pPr>
      <w:r w:rsidRPr="00667960">
        <w:rPr>
          <w:rFonts w:ascii="Times New Roman" w:hAnsi="Times New Roman" w:cs="Times New Roman"/>
        </w:rPr>
        <w:t xml:space="preserve">Một lần nữa xin gửi đến </w:t>
      </w:r>
      <w:r w:rsidR="00912CE1" w:rsidRPr="00667960">
        <w:rPr>
          <w:rFonts w:ascii="Times New Roman" w:hAnsi="Times New Roman" w:cs="Times New Roman"/>
          <w:lang w:val="en-US"/>
        </w:rPr>
        <w:t>Thầy</w:t>
      </w:r>
      <w:r w:rsidRPr="00667960">
        <w:rPr>
          <w:rFonts w:ascii="Times New Roman" w:hAnsi="Times New Roman" w:cs="Times New Roman"/>
        </w:rPr>
        <w:t xml:space="preserve"> lời cảm ơn chân thành và tốt đẹp nhất!</w:t>
      </w:r>
      <w:r w:rsidRPr="00667960">
        <w:rPr>
          <w:rFonts w:ascii="Times New Roman" w:hAnsi="Times New Roman" w:cs="Times New Roman"/>
          <w:shd w:val="clear" w:color="auto" w:fill="FFFFFF"/>
        </w:rPr>
        <w:t xml:space="preserve"> </w:t>
      </w:r>
    </w:p>
    <w:p w14:paraId="0B81A86E" w14:textId="05BDFE33" w:rsidR="00175046" w:rsidRPr="00667960" w:rsidRDefault="00175046" w:rsidP="00D6610C">
      <w:pPr>
        <w:spacing w:before="0" w:after="160"/>
        <w:jc w:val="left"/>
        <w:rPr>
          <w:rFonts w:ascii="Times New Roman" w:eastAsia="Symbol" w:hAnsi="Times New Roman" w:cs="Times New Roman"/>
          <w:b/>
          <w:color w:val="000000" w:themeColor="text1"/>
          <w:sz w:val="32"/>
          <w:szCs w:val="32"/>
          <w:shd w:val="clear" w:color="auto" w:fill="FFFFFF"/>
          <w:lang w:val="en-US"/>
        </w:rPr>
      </w:pPr>
    </w:p>
    <w:p w14:paraId="64CD9B74" w14:textId="3ED1A26F" w:rsidR="00517A74" w:rsidRPr="00667960" w:rsidRDefault="00517A74" w:rsidP="00D6610C">
      <w:pPr>
        <w:spacing w:before="0" w:after="160"/>
        <w:jc w:val="left"/>
        <w:rPr>
          <w:rFonts w:ascii="Times New Roman" w:eastAsia="Symbol" w:hAnsi="Times New Roman" w:cs="Times New Roman"/>
          <w:b/>
          <w:color w:val="000000" w:themeColor="text1"/>
          <w:sz w:val="32"/>
          <w:szCs w:val="32"/>
          <w:shd w:val="clear" w:color="auto" w:fill="FFFFFF"/>
          <w:lang w:val="en-US"/>
        </w:rPr>
      </w:pPr>
    </w:p>
    <w:p w14:paraId="0B514861" w14:textId="07B6252A" w:rsidR="00517A74" w:rsidRPr="00667960" w:rsidRDefault="00517A74" w:rsidP="00D6610C">
      <w:pPr>
        <w:spacing w:before="0" w:after="160"/>
        <w:jc w:val="left"/>
        <w:rPr>
          <w:rFonts w:ascii="Times New Roman" w:eastAsia="Symbol" w:hAnsi="Times New Roman" w:cs="Times New Roman"/>
          <w:b/>
          <w:color w:val="000000" w:themeColor="text1"/>
          <w:sz w:val="32"/>
          <w:szCs w:val="32"/>
          <w:shd w:val="clear" w:color="auto" w:fill="FFFFFF"/>
          <w:lang w:val="en-US"/>
        </w:rPr>
      </w:pPr>
    </w:p>
    <w:p w14:paraId="71BC66D0" w14:textId="1468AC64" w:rsidR="00517A74" w:rsidRPr="00667960" w:rsidRDefault="00517A74" w:rsidP="00D6610C">
      <w:pPr>
        <w:spacing w:before="0" w:after="160"/>
        <w:jc w:val="left"/>
        <w:rPr>
          <w:rFonts w:ascii="Times New Roman" w:eastAsia="Symbol" w:hAnsi="Times New Roman" w:cs="Times New Roman"/>
          <w:b/>
          <w:color w:val="000000" w:themeColor="text1"/>
          <w:sz w:val="32"/>
          <w:szCs w:val="32"/>
          <w:shd w:val="clear" w:color="auto" w:fill="FFFFFF"/>
          <w:lang w:val="en-US"/>
        </w:rPr>
      </w:pPr>
    </w:p>
    <w:p w14:paraId="0EAA3699" w14:textId="369B6D3E" w:rsidR="00517A74" w:rsidRPr="00667960" w:rsidRDefault="00517A74" w:rsidP="00D6610C">
      <w:pPr>
        <w:spacing w:before="0" w:after="160"/>
        <w:jc w:val="left"/>
        <w:rPr>
          <w:rFonts w:ascii="Times New Roman" w:eastAsia="Symbol" w:hAnsi="Times New Roman" w:cs="Times New Roman"/>
          <w:b/>
          <w:color w:val="000000" w:themeColor="text1"/>
          <w:sz w:val="32"/>
          <w:szCs w:val="32"/>
          <w:shd w:val="clear" w:color="auto" w:fill="FFFFFF"/>
          <w:lang w:val="en-US"/>
        </w:rPr>
      </w:pPr>
    </w:p>
    <w:p w14:paraId="03BAC5C2" w14:textId="7340D59F" w:rsidR="00517A74" w:rsidRPr="00667960" w:rsidRDefault="00517A74" w:rsidP="00D6610C">
      <w:pPr>
        <w:spacing w:before="0" w:after="160"/>
        <w:jc w:val="left"/>
        <w:rPr>
          <w:rFonts w:ascii="Times New Roman" w:eastAsia="Symbol" w:hAnsi="Times New Roman" w:cs="Times New Roman"/>
          <w:b/>
          <w:color w:val="000000" w:themeColor="text1"/>
          <w:sz w:val="32"/>
          <w:szCs w:val="32"/>
          <w:shd w:val="clear" w:color="auto" w:fill="FFFFFF"/>
          <w:lang w:val="en-US"/>
        </w:rPr>
      </w:pPr>
    </w:p>
    <w:p w14:paraId="195027A1" w14:textId="77777777" w:rsidR="00517A74" w:rsidRPr="00667960" w:rsidRDefault="00517A74" w:rsidP="00D6610C">
      <w:pPr>
        <w:spacing w:before="0" w:after="160"/>
        <w:jc w:val="left"/>
        <w:rPr>
          <w:rFonts w:ascii="Times New Roman" w:eastAsia="Symbol" w:hAnsi="Times New Roman" w:cs="Times New Roman"/>
          <w:b/>
          <w:color w:val="000000" w:themeColor="text1"/>
          <w:sz w:val="32"/>
          <w:szCs w:val="32"/>
          <w:shd w:val="clear" w:color="auto" w:fill="FFFFFF"/>
          <w:lang w:val="en-US"/>
        </w:rPr>
      </w:pPr>
    </w:p>
    <w:bookmarkStart w:id="0" w:name="_Toc93691785" w:displacedByCustomXml="next"/>
    <w:sdt>
      <w:sdtPr>
        <w:rPr>
          <w:rFonts w:ascii="Times New Roman" w:eastAsiaTheme="minorHAnsi" w:hAnsi="Times New Roman" w:cs="Times New Roman"/>
          <w:color w:val="auto"/>
          <w:sz w:val="26"/>
          <w:szCs w:val="22"/>
        </w:rPr>
        <w:id w:val="-186901861"/>
        <w:docPartObj>
          <w:docPartGallery w:val="Table of Contents"/>
          <w:docPartUnique/>
        </w:docPartObj>
      </w:sdtPr>
      <w:sdtEndPr>
        <w:rPr>
          <w:b/>
          <w:bCs/>
          <w:sz w:val="2"/>
          <w:szCs w:val="2"/>
        </w:rPr>
      </w:sdtEndPr>
      <w:sdtContent>
        <w:p w14:paraId="146000B4" w14:textId="77777777" w:rsidR="00175046" w:rsidRPr="00667960" w:rsidRDefault="00175046" w:rsidP="00175046">
          <w:pPr>
            <w:pStyle w:val="uMucluc"/>
            <w:jc w:val="center"/>
            <w:outlineLvl w:val="0"/>
            <w:rPr>
              <w:rFonts w:ascii="Times New Roman" w:hAnsi="Times New Roman" w:cs="Times New Roman"/>
              <w:b/>
              <w:lang w:val="en-US"/>
            </w:rPr>
          </w:pPr>
          <w:r w:rsidRPr="00667960">
            <w:rPr>
              <w:rFonts w:ascii="Times New Roman" w:hAnsi="Times New Roman" w:cs="Times New Roman"/>
              <w:b/>
              <w:lang w:val="en-US"/>
            </w:rPr>
            <w:t>MỤC LỤC</w:t>
          </w:r>
          <w:bookmarkEnd w:id="0"/>
        </w:p>
        <w:p w14:paraId="6729623B" w14:textId="6EC67508" w:rsidR="00872032" w:rsidRPr="00667960" w:rsidRDefault="00175046">
          <w:pPr>
            <w:pStyle w:val="Mucluc1"/>
            <w:rPr>
              <w:rFonts w:ascii="Times New Roman" w:hAnsi="Times New Roman"/>
              <w:b w:val="0"/>
              <w:sz w:val="22"/>
              <w:szCs w:val="22"/>
              <w:lang w:val="en-US"/>
            </w:rPr>
          </w:pPr>
          <w:r w:rsidRPr="00667960">
            <w:rPr>
              <w:rFonts w:ascii="Times New Roman" w:hAnsi="Times New Roman"/>
            </w:rPr>
            <w:fldChar w:fldCharType="begin"/>
          </w:r>
          <w:r w:rsidRPr="00667960">
            <w:rPr>
              <w:rFonts w:ascii="Times New Roman" w:hAnsi="Times New Roman"/>
            </w:rPr>
            <w:instrText xml:space="preserve"> TOC \o "1-3" \h \z \u </w:instrText>
          </w:r>
          <w:r w:rsidRPr="00667960">
            <w:rPr>
              <w:rFonts w:ascii="Times New Roman" w:hAnsi="Times New Roman"/>
            </w:rPr>
            <w:fldChar w:fldCharType="separate"/>
          </w:r>
          <w:hyperlink w:anchor="_Toc93691785" w:history="1">
            <w:r w:rsidR="00872032" w:rsidRPr="00667960">
              <w:rPr>
                <w:rStyle w:val="Siuktni"/>
                <w:rFonts w:ascii="Times New Roman" w:hAnsi="Times New Roman"/>
                <w:lang w:val="en-US"/>
              </w:rPr>
              <w:t>MỤC LỤC</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_Toc93691785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3</w:t>
            </w:r>
            <w:r w:rsidR="00872032" w:rsidRPr="00667960">
              <w:rPr>
                <w:rFonts w:ascii="Times New Roman" w:hAnsi="Times New Roman"/>
                <w:webHidden/>
              </w:rPr>
              <w:fldChar w:fldCharType="end"/>
            </w:r>
          </w:hyperlink>
        </w:p>
        <w:p w14:paraId="39AA559D" w14:textId="021B6F85" w:rsidR="00872032" w:rsidRPr="00667960" w:rsidRDefault="00BC4F07">
          <w:pPr>
            <w:pStyle w:val="Mucluc1"/>
            <w:tabs>
              <w:tab w:val="left" w:pos="1540"/>
            </w:tabs>
            <w:rPr>
              <w:rFonts w:ascii="Times New Roman" w:hAnsi="Times New Roman"/>
              <w:b w:val="0"/>
              <w:sz w:val="22"/>
              <w:szCs w:val="22"/>
              <w:lang w:val="en-US"/>
            </w:rPr>
          </w:pPr>
          <w:hyperlink w:anchor="_Toc93691786" w:history="1">
            <w:r w:rsidR="00872032" w:rsidRPr="00667960">
              <w:rPr>
                <w:rStyle w:val="Siuktni"/>
                <w:rFonts w:ascii="Times New Roman" w:eastAsia="Symbol" w:hAnsi="Times New Roman"/>
                <w:lang w:val="en-US"/>
              </w:rPr>
              <w:t>Chương 1:</w:t>
            </w:r>
            <w:r w:rsidR="00872032" w:rsidRPr="00667960">
              <w:rPr>
                <w:rFonts w:ascii="Times New Roman" w:hAnsi="Times New Roman"/>
                <w:b w:val="0"/>
                <w:sz w:val="22"/>
                <w:szCs w:val="22"/>
                <w:lang w:val="en-US"/>
              </w:rPr>
              <w:tab/>
            </w:r>
            <w:r w:rsidR="00872032" w:rsidRPr="00667960">
              <w:rPr>
                <w:rStyle w:val="Siuktni"/>
                <w:rFonts w:ascii="Times New Roman" w:eastAsia="Symbol" w:hAnsi="Times New Roman"/>
                <w:shd w:val="clear" w:color="auto" w:fill="FFFFFF"/>
                <w:lang w:val="en-US"/>
              </w:rPr>
              <w:t>GIỚI THIỆU BÀI TOÁN</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_Toc93691786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5</w:t>
            </w:r>
            <w:r w:rsidR="00872032" w:rsidRPr="00667960">
              <w:rPr>
                <w:rFonts w:ascii="Times New Roman" w:hAnsi="Times New Roman"/>
                <w:webHidden/>
              </w:rPr>
              <w:fldChar w:fldCharType="end"/>
            </w:r>
          </w:hyperlink>
        </w:p>
        <w:p w14:paraId="56A33C41" w14:textId="056C1851" w:rsidR="00872032" w:rsidRPr="00667960" w:rsidRDefault="00BC4F07">
          <w:pPr>
            <w:pStyle w:val="Mucluc2"/>
            <w:rPr>
              <w:rFonts w:ascii="Times New Roman" w:hAnsi="Times New Roman"/>
              <w:sz w:val="22"/>
              <w:szCs w:val="22"/>
              <w:lang w:val="en-US"/>
            </w:rPr>
          </w:pPr>
          <w:hyperlink w:anchor="_Toc93691787" w:history="1">
            <w:r w:rsidR="00872032" w:rsidRPr="00667960">
              <w:rPr>
                <w:rStyle w:val="Siuktni"/>
                <w:rFonts w:ascii="Times New Roman" w:eastAsia="Symbol" w:hAnsi="Times New Roman"/>
                <w:lang w:val="en-US"/>
              </w:rPr>
              <w:t>1.1</w:t>
            </w:r>
            <w:r w:rsidR="00872032" w:rsidRPr="00667960">
              <w:rPr>
                <w:rFonts w:ascii="Times New Roman" w:hAnsi="Times New Roman"/>
                <w:sz w:val="22"/>
                <w:szCs w:val="22"/>
                <w:lang w:val="en-US"/>
              </w:rPr>
              <w:tab/>
            </w:r>
            <w:r w:rsidR="00872032" w:rsidRPr="00667960">
              <w:rPr>
                <w:rFonts w:ascii="Times New Roman" w:hAnsi="Times New Roman"/>
                <w:sz w:val="22"/>
                <w:szCs w:val="22"/>
                <w:lang w:val="en-US"/>
              </w:rPr>
              <w:tab/>
            </w:r>
            <w:r w:rsidR="00872032" w:rsidRPr="00667960">
              <w:rPr>
                <w:rStyle w:val="Siuktni"/>
                <w:rFonts w:ascii="Times New Roman" w:eastAsia="Symbol" w:hAnsi="Times New Roman"/>
                <w:shd w:val="clear" w:color="auto" w:fill="FFFFFF"/>
                <w:lang w:val="en-US"/>
              </w:rPr>
              <w:t>Giới thiệu bài toán</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_Toc93691787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5</w:t>
            </w:r>
            <w:r w:rsidR="00872032" w:rsidRPr="00667960">
              <w:rPr>
                <w:rFonts w:ascii="Times New Roman" w:hAnsi="Times New Roman"/>
                <w:webHidden/>
              </w:rPr>
              <w:fldChar w:fldCharType="end"/>
            </w:r>
          </w:hyperlink>
        </w:p>
        <w:p w14:paraId="4F4B69BF" w14:textId="18459FFA" w:rsidR="00872032" w:rsidRPr="00667960" w:rsidRDefault="00BC4F07">
          <w:pPr>
            <w:pStyle w:val="Mucluc2"/>
            <w:rPr>
              <w:rFonts w:ascii="Times New Roman" w:hAnsi="Times New Roman"/>
              <w:sz w:val="22"/>
              <w:szCs w:val="22"/>
              <w:lang w:val="en-US"/>
            </w:rPr>
          </w:pPr>
          <w:hyperlink w:anchor="_Toc93691788" w:history="1">
            <w:r w:rsidR="00872032" w:rsidRPr="00667960">
              <w:rPr>
                <w:rStyle w:val="Siuktni"/>
                <w:rFonts w:ascii="Times New Roman" w:hAnsi="Times New Roman"/>
                <w:lang w:val="en-US"/>
              </w:rPr>
              <w:t>1.2</w:t>
            </w:r>
            <w:r w:rsidR="00872032" w:rsidRPr="00667960">
              <w:rPr>
                <w:rFonts w:ascii="Times New Roman" w:hAnsi="Times New Roman"/>
                <w:sz w:val="22"/>
                <w:szCs w:val="22"/>
                <w:lang w:val="en-US"/>
              </w:rPr>
              <w:tab/>
            </w:r>
            <w:r w:rsidR="00872032" w:rsidRPr="00667960">
              <w:rPr>
                <w:rFonts w:ascii="Times New Roman" w:hAnsi="Times New Roman"/>
                <w:sz w:val="22"/>
                <w:szCs w:val="22"/>
                <w:lang w:val="en-US"/>
              </w:rPr>
              <w:tab/>
            </w:r>
            <w:r w:rsidR="00872032" w:rsidRPr="00667960">
              <w:rPr>
                <w:rStyle w:val="Siuktni"/>
                <w:rFonts w:ascii="Times New Roman" w:hAnsi="Times New Roman"/>
                <w:lang w:val="en-US"/>
              </w:rPr>
              <w:t>Ý tưởng thực hiện</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_Toc93691788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5</w:t>
            </w:r>
            <w:r w:rsidR="00872032" w:rsidRPr="00667960">
              <w:rPr>
                <w:rFonts w:ascii="Times New Roman" w:hAnsi="Times New Roman"/>
                <w:webHidden/>
              </w:rPr>
              <w:fldChar w:fldCharType="end"/>
            </w:r>
          </w:hyperlink>
        </w:p>
        <w:p w14:paraId="1B249FF4" w14:textId="040A94C0" w:rsidR="00872032" w:rsidRPr="00667960" w:rsidRDefault="00BC4F07">
          <w:pPr>
            <w:pStyle w:val="Mucluc1"/>
            <w:tabs>
              <w:tab w:val="left" w:pos="1540"/>
            </w:tabs>
            <w:rPr>
              <w:rFonts w:ascii="Times New Roman" w:hAnsi="Times New Roman"/>
              <w:b w:val="0"/>
              <w:sz w:val="22"/>
              <w:szCs w:val="22"/>
              <w:lang w:val="en-US"/>
            </w:rPr>
          </w:pPr>
          <w:hyperlink w:anchor="_Toc93691789" w:history="1">
            <w:r w:rsidR="00872032" w:rsidRPr="00667960">
              <w:rPr>
                <w:rStyle w:val="Siuktni"/>
                <w:rFonts w:ascii="Times New Roman" w:eastAsia="Symbol" w:hAnsi="Times New Roman"/>
                <w:lang w:val="en-US"/>
              </w:rPr>
              <w:t>Chương 2:</w:t>
            </w:r>
            <w:r w:rsidR="00872032" w:rsidRPr="00667960">
              <w:rPr>
                <w:rFonts w:ascii="Times New Roman" w:hAnsi="Times New Roman"/>
                <w:b w:val="0"/>
                <w:sz w:val="22"/>
                <w:szCs w:val="22"/>
                <w:lang w:val="en-US"/>
              </w:rPr>
              <w:tab/>
            </w:r>
            <w:r w:rsidR="00872032" w:rsidRPr="00667960">
              <w:rPr>
                <w:rStyle w:val="Siuktni"/>
                <w:rFonts w:ascii="Times New Roman" w:eastAsia="Symbol" w:hAnsi="Times New Roman"/>
                <w:shd w:val="clear" w:color="auto" w:fill="FFFFFF"/>
                <w:lang w:val="en-US"/>
              </w:rPr>
              <w:t>THU THẬP DỮ LIỆU</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_Toc93691789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6</w:t>
            </w:r>
            <w:r w:rsidR="00872032" w:rsidRPr="00667960">
              <w:rPr>
                <w:rFonts w:ascii="Times New Roman" w:hAnsi="Times New Roman"/>
                <w:webHidden/>
              </w:rPr>
              <w:fldChar w:fldCharType="end"/>
            </w:r>
          </w:hyperlink>
        </w:p>
        <w:p w14:paraId="671905C4" w14:textId="0ABF93F3" w:rsidR="00872032" w:rsidRPr="00667960" w:rsidRDefault="00BC4F07">
          <w:pPr>
            <w:pStyle w:val="Mucluc2"/>
            <w:rPr>
              <w:rFonts w:ascii="Times New Roman" w:hAnsi="Times New Roman"/>
              <w:sz w:val="22"/>
              <w:szCs w:val="22"/>
              <w:lang w:val="en-US"/>
            </w:rPr>
          </w:pPr>
          <w:hyperlink w:anchor="_Toc93691790" w:history="1">
            <w:r w:rsidR="00872032" w:rsidRPr="00667960">
              <w:rPr>
                <w:rStyle w:val="Siuktni"/>
                <w:rFonts w:ascii="Times New Roman" w:eastAsia="Symbol" w:hAnsi="Times New Roman"/>
                <w:lang w:val="en-US"/>
              </w:rPr>
              <w:t>2.1</w:t>
            </w:r>
            <w:r w:rsidR="00872032" w:rsidRPr="00667960">
              <w:rPr>
                <w:rStyle w:val="Siuktni"/>
                <w:rFonts w:ascii="Times New Roman" w:eastAsia="Symbol" w:hAnsi="Times New Roman"/>
                <w:lang w:val="en-US"/>
              </w:rPr>
              <w:tab/>
            </w:r>
            <w:r w:rsidR="00872032" w:rsidRPr="00667960">
              <w:rPr>
                <w:rFonts w:ascii="Times New Roman" w:hAnsi="Times New Roman"/>
                <w:sz w:val="22"/>
                <w:szCs w:val="22"/>
                <w:lang w:val="en-US"/>
              </w:rPr>
              <w:tab/>
            </w:r>
            <w:r w:rsidR="00872032" w:rsidRPr="00667960">
              <w:rPr>
                <w:rStyle w:val="Siuktni"/>
                <w:rFonts w:ascii="Times New Roman" w:eastAsia="Symbol" w:hAnsi="Times New Roman"/>
                <w:shd w:val="clear" w:color="auto" w:fill="FFFFFF"/>
                <w:lang w:val="en-US"/>
              </w:rPr>
              <w:t>Nguồn thu thập</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_Toc93691790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6</w:t>
            </w:r>
            <w:r w:rsidR="00872032" w:rsidRPr="00667960">
              <w:rPr>
                <w:rFonts w:ascii="Times New Roman" w:hAnsi="Times New Roman"/>
                <w:webHidden/>
              </w:rPr>
              <w:fldChar w:fldCharType="end"/>
            </w:r>
          </w:hyperlink>
        </w:p>
        <w:p w14:paraId="45FF1DE6" w14:textId="5488630B" w:rsidR="00872032" w:rsidRPr="00667960" w:rsidRDefault="00BC4F07">
          <w:pPr>
            <w:pStyle w:val="Mucluc2"/>
            <w:rPr>
              <w:rFonts w:ascii="Times New Roman" w:hAnsi="Times New Roman"/>
              <w:sz w:val="22"/>
              <w:szCs w:val="22"/>
              <w:lang w:val="en-US"/>
            </w:rPr>
          </w:pPr>
          <w:hyperlink w:anchor="_Toc93691791" w:history="1">
            <w:r w:rsidR="00872032" w:rsidRPr="00667960">
              <w:rPr>
                <w:rStyle w:val="Siuktni"/>
                <w:rFonts w:ascii="Times New Roman" w:hAnsi="Times New Roman"/>
                <w:lang w:val="en-US"/>
              </w:rPr>
              <w:t>2.2</w:t>
            </w:r>
            <w:r w:rsidR="00872032" w:rsidRPr="00667960">
              <w:rPr>
                <w:rFonts w:ascii="Times New Roman" w:hAnsi="Times New Roman"/>
                <w:sz w:val="22"/>
                <w:szCs w:val="22"/>
                <w:lang w:val="en-US"/>
              </w:rPr>
              <w:tab/>
            </w:r>
            <w:r w:rsidR="00872032" w:rsidRPr="00667960">
              <w:rPr>
                <w:rFonts w:ascii="Times New Roman" w:hAnsi="Times New Roman"/>
                <w:sz w:val="22"/>
                <w:szCs w:val="22"/>
                <w:lang w:val="en-US"/>
              </w:rPr>
              <w:tab/>
            </w:r>
            <w:r w:rsidR="00872032" w:rsidRPr="00667960">
              <w:rPr>
                <w:rStyle w:val="Siuktni"/>
                <w:rFonts w:ascii="Times New Roman" w:eastAsia="Symbol" w:hAnsi="Times New Roman"/>
                <w:shd w:val="clear" w:color="auto" w:fill="FFFFFF"/>
                <w:lang w:val="en-US"/>
              </w:rPr>
              <w:t>Thông tin dữ liệu</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_Toc93691791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6</w:t>
            </w:r>
            <w:r w:rsidR="00872032" w:rsidRPr="00667960">
              <w:rPr>
                <w:rFonts w:ascii="Times New Roman" w:hAnsi="Times New Roman"/>
                <w:webHidden/>
              </w:rPr>
              <w:fldChar w:fldCharType="end"/>
            </w:r>
          </w:hyperlink>
        </w:p>
        <w:p w14:paraId="672AD765" w14:textId="01FC527D" w:rsidR="00872032" w:rsidRPr="00667960" w:rsidRDefault="00BC4F07">
          <w:pPr>
            <w:pStyle w:val="Mucluc1"/>
            <w:tabs>
              <w:tab w:val="left" w:pos="1540"/>
            </w:tabs>
            <w:rPr>
              <w:rFonts w:ascii="Times New Roman" w:hAnsi="Times New Roman"/>
              <w:b w:val="0"/>
              <w:sz w:val="22"/>
              <w:szCs w:val="22"/>
              <w:lang w:val="en-US"/>
            </w:rPr>
          </w:pPr>
          <w:hyperlink w:anchor="_Toc93691792" w:history="1">
            <w:r w:rsidR="00872032" w:rsidRPr="00667960">
              <w:rPr>
                <w:rStyle w:val="Siuktni"/>
                <w:rFonts w:ascii="Times New Roman" w:hAnsi="Times New Roman"/>
              </w:rPr>
              <w:t>Chương 3:</w:t>
            </w:r>
            <w:r w:rsidR="00872032" w:rsidRPr="00667960">
              <w:rPr>
                <w:rFonts w:ascii="Times New Roman" w:hAnsi="Times New Roman"/>
                <w:b w:val="0"/>
                <w:sz w:val="22"/>
                <w:szCs w:val="22"/>
                <w:lang w:val="en-US"/>
              </w:rPr>
              <w:tab/>
            </w:r>
            <w:r w:rsidR="00872032" w:rsidRPr="00667960">
              <w:rPr>
                <w:rStyle w:val="Siuktni"/>
                <w:rFonts w:ascii="Times New Roman" w:eastAsia="Symbol" w:hAnsi="Times New Roman"/>
                <w:shd w:val="clear" w:color="auto" w:fill="FFFFFF"/>
                <w:lang w:val="en-US"/>
              </w:rPr>
              <w:t>TẠO NGỮ LIỆU</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_Toc93691792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7</w:t>
            </w:r>
            <w:r w:rsidR="00872032" w:rsidRPr="00667960">
              <w:rPr>
                <w:rFonts w:ascii="Times New Roman" w:hAnsi="Times New Roman"/>
                <w:webHidden/>
              </w:rPr>
              <w:fldChar w:fldCharType="end"/>
            </w:r>
          </w:hyperlink>
        </w:p>
        <w:p w14:paraId="71962B89" w14:textId="268B6305" w:rsidR="00872032" w:rsidRPr="00667960" w:rsidRDefault="00BC4F07">
          <w:pPr>
            <w:pStyle w:val="Mucluc2"/>
            <w:rPr>
              <w:rFonts w:ascii="Times New Roman" w:hAnsi="Times New Roman"/>
              <w:sz w:val="22"/>
              <w:szCs w:val="22"/>
              <w:lang w:val="en-US"/>
            </w:rPr>
          </w:pPr>
          <w:hyperlink w:anchor="_Toc93691793" w:history="1">
            <w:r w:rsidR="00872032" w:rsidRPr="00667960">
              <w:rPr>
                <w:rStyle w:val="Siuktni"/>
                <w:rFonts w:ascii="Times New Roman" w:hAnsi="Times New Roman"/>
                <w:lang w:val="en-US"/>
              </w:rPr>
              <w:t>3.1</w:t>
            </w:r>
            <w:r w:rsidR="00872032" w:rsidRPr="00667960">
              <w:rPr>
                <w:rFonts w:ascii="Times New Roman" w:hAnsi="Times New Roman"/>
                <w:sz w:val="22"/>
                <w:szCs w:val="22"/>
                <w:lang w:val="en-US"/>
              </w:rPr>
              <w:tab/>
            </w:r>
            <w:r w:rsidR="00872032" w:rsidRPr="00667960">
              <w:rPr>
                <w:rFonts w:ascii="Times New Roman" w:hAnsi="Times New Roman"/>
                <w:sz w:val="22"/>
                <w:szCs w:val="22"/>
                <w:lang w:val="en-US"/>
              </w:rPr>
              <w:tab/>
            </w:r>
            <w:r w:rsidR="00872032" w:rsidRPr="00667960">
              <w:rPr>
                <w:rStyle w:val="Siuktni"/>
                <w:rFonts w:ascii="Times New Roman" w:hAnsi="Times New Roman"/>
                <w:lang w:val="en-US"/>
              </w:rPr>
              <w:t>Tạo ngữ liệu cho Tách từ</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_Toc93691793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7</w:t>
            </w:r>
            <w:r w:rsidR="00872032" w:rsidRPr="00667960">
              <w:rPr>
                <w:rFonts w:ascii="Times New Roman" w:hAnsi="Times New Roman"/>
                <w:webHidden/>
              </w:rPr>
              <w:fldChar w:fldCharType="end"/>
            </w:r>
          </w:hyperlink>
        </w:p>
        <w:p w14:paraId="29110B8D" w14:textId="789719C4" w:rsidR="00872032" w:rsidRPr="00667960" w:rsidRDefault="00BC4F07">
          <w:pPr>
            <w:pStyle w:val="Mucluc2"/>
            <w:rPr>
              <w:rFonts w:ascii="Times New Roman" w:hAnsi="Times New Roman"/>
              <w:sz w:val="22"/>
              <w:szCs w:val="22"/>
              <w:lang w:val="en-US"/>
            </w:rPr>
          </w:pPr>
          <w:hyperlink w:anchor="_Toc93691794" w:history="1">
            <w:r w:rsidR="00872032" w:rsidRPr="00667960">
              <w:rPr>
                <w:rStyle w:val="Siuktni"/>
                <w:rFonts w:ascii="Times New Roman" w:hAnsi="Times New Roman"/>
                <w:lang w:val="en-US"/>
              </w:rPr>
              <w:t>3.2</w:t>
            </w:r>
            <w:r w:rsidR="00872032" w:rsidRPr="00667960">
              <w:rPr>
                <w:rStyle w:val="Siuktni"/>
                <w:rFonts w:ascii="Times New Roman" w:hAnsi="Times New Roman"/>
                <w:lang w:val="en-US"/>
              </w:rPr>
              <w:tab/>
            </w:r>
            <w:r w:rsidR="00872032" w:rsidRPr="00667960">
              <w:rPr>
                <w:rFonts w:ascii="Times New Roman" w:hAnsi="Times New Roman"/>
                <w:sz w:val="22"/>
                <w:szCs w:val="22"/>
                <w:lang w:val="en-US"/>
              </w:rPr>
              <w:tab/>
            </w:r>
            <w:r w:rsidR="00872032" w:rsidRPr="00667960">
              <w:rPr>
                <w:rStyle w:val="Siuktni"/>
                <w:rFonts w:ascii="Times New Roman" w:hAnsi="Times New Roman"/>
                <w:lang w:val="en-US"/>
              </w:rPr>
              <w:t>Tạo ngữ liệu cho Gán nhãn</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_Toc93691794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8</w:t>
            </w:r>
            <w:r w:rsidR="00872032" w:rsidRPr="00667960">
              <w:rPr>
                <w:rFonts w:ascii="Times New Roman" w:hAnsi="Times New Roman"/>
                <w:webHidden/>
              </w:rPr>
              <w:fldChar w:fldCharType="end"/>
            </w:r>
          </w:hyperlink>
        </w:p>
        <w:p w14:paraId="0DF4DF8A" w14:textId="2550FB5D" w:rsidR="00872032" w:rsidRPr="00667960" w:rsidRDefault="00BC4F07">
          <w:pPr>
            <w:pStyle w:val="Mucluc1"/>
            <w:tabs>
              <w:tab w:val="left" w:pos="1540"/>
            </w:tabs>
            <w:rPr>
              <w:rFonts w:ascii="Times New Roman" w:hAnsi="Times New Roman"/>
              <w:b w:val="0"/>
              <w:sz w:val="22"/>
              <w:szCs w:val="22"/>
              <w:lang w:val="en-US"/>
            </w:rPr>
          </w:pPr>
          <w:hyperlink w:anchor="_Toc93691795" w:history="1">
            <w:r w:rsidR="00872032" w:rsidRPr="00667960">
              <w:rPr>
                <w:rStyle w:val="Siuktni"/>
                <w:rFonts w:ascii="Times New Roman" w:hAnsi="Times New Roman"/>
                <w:lang w:val="en-US"/>
              </w:rPr>
              <w:t>Chương 4:</w:t>
            </w:r>
            <w:r w:rsidR="00872032" w:rsidRPr="00667960">
              <w:rPr>
                <w:rFonts w:ascii="Times New Roman" w:hAnsi="Times New Roman"/>
                <w:b w:val="0"/>
                <w:sz w:val="22"/>
                <w:szCs w:val="22"/>
                <w:lang w:val="en-US"/>
              </w:rPr>
              <w:tab/>
            </w:r>
            <w:r w:rsidR="00872032" w:rsidRPr="00667960">
              <w:rPr>
                <w:rStyle w:val="Siuktni"/>
                <w:rFonts w:ascii="Times New Roman" w:eastAsia="Calibri Light" w:hAnsi="Times New Roman"/>
                <w:shd w:val="clear" w:color="auto" w:fill="FFFFFF"/>
                <w:lang w:val="en-US"/>
              </w:rPr>
              <w:t>TÁCH TỪ</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_Toc93691795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10</w:t>
            </w:r>
            <w:r w:rsidR="00872032" w:rsidRPr="00667960">
              <w:rPr>
                <w:rFonts w:ascii="Times New Roman" w:hAnsi="Times New Roman"/>
                <w:webHidden/>
              </w:rPr>
              <w:fldChar w:fldCharType="end"/>
            </w:r>
          </w:hyperlink>
        </w:p>
        <w:p w14:paraId="06307745" w14:textId="440238B1" w:rsidR="00872032" w:rsidRPr="00667960" w:rsidRDefault="00BC4F07">
          <w:pPr>
            <w:pStyle w:val="Mucluc2"/>
            <w:rPr>
              <w:rFonts w:ascii="Times New Roman" w:hAnsi="Times New Roman"/>
              <w:sz w:val="22"/>
              <w:szCs w:val="22"/>
              <w:lang w:val="en-US"/>
            </w:rPr>
          </w:pPr>
          <w:hyperlink w:anchor="_Toc93691796" w:history="1">
            <w:r w:rsidR="00872032" w:rsidRPr="00667960">
              <w:rPr>
                <w:rStyle w:val="Siuktni"/>
                <w:rFonts w:ascii="Times New Roman" w:eastAsia="Calibri Light" w:hAnsi="Times New Roman"/>
                <w:lang w:val="en-US"/>
              </w:rPr>
              <w:t>4.1</w:t>
            </w:r>
            <w:r w:rsidR="00872032" w:rsidRPr="00667960">
              <w:rPr>
                <w:rFonts w:ascii="Times New Roman" w:hAnsi="Times New Roman"/>
                <w:sz w:val="22"/>
                <w:szCs w:val="22"/>
                <w:lang w:val="en-US"/>
              </w:rPr>
              <w:tab/>
            </w:r>
            <w:r w:rsidR="00872032" w:rsidRPr="00667960">
              <w:rPr>
                <w:rFonts w:ascii="Times New Roman" w:hAnsi="Times New Roman"/>
                <w:sz w:val="22"/>
                <w:szCs w:val="22"/>
                <w:lang w:val="en-US"/>
              </w:rPr>
              <w:tab/>
            </w:r>
            <w:r w:rsidR="00872032" w:rsidRPr="00667960">
              <w:rPr>
                <w:rStyle w:val="Siuktni"/>
                <w:rFonts w:ascii="Times New Roman" w:eastAsia="Calibri Light" w:hAnsi="Times New Roman"/>
                <w:shd w:val="clear" w:color="auto" w:fill="FFFFFF"/>
                <w:lang w:val="en-US"/>
              </w:rPr>
              <w:t>Thuật toán Maximum Matching</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_Toc93691796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10</w:t>
            </w:r>
            <w:r w:rsidR="00872032" w:rsidRPr="00667960">
              <w:rPr>
                <w:rFonts w:ascii="Times New Roman" w:hAnsi="Times New Roman"/>
                <w:webHidden/>
              </w:rPr>
              <w:fldChar w:fldCharType="end"/>
            </w:r>
          </w:hyperlink>
        </w:p>
        <w:p w14:paraId="0C5C4625" w14:textId="2145F3CC" w:rsidR="00872032" w:rsidRPr="00667960" w:rsidRDefault="00BC4F07">
          <w:pPr>
            <w:pStyle w:val="Mucluc3"/>
            <w:rPr>
              <w:rFonts w:ascii="Times New Roman" w:hAnsi="Times New Roman"/>
              <w:sz w:val="22"/>
              <w:szCs w:val="22"/>
              <w:lang w:val="en-US"/>
            </w:rPr>
          </w:pPr>
          <w:hyperlink w:anchor="_Toc93691797" w:history="1">
            <w:r w:rsidR="00872032" w:rsidRPr="00667960">
              <w:rPr>
                <w:rStyle w:val="Siuktni"/>
                <w:rFonts w:ascii="Times New Roman" w:hAnsi="Times New Roman"/>
                <w:iCs/>
                <w:lang w:val="en-US"/>
              </w:rPr>
              <w:t>4.1.1</w:t>
            </w:r>
            <w:r w:rsidR="00872032" w:rsidRPr="00667960">
              <w:rPr>
                <w:rFonts w:ascii="Times New Roman" w:hAnsi="Times New Roman"/>
                <w:sz w:val="22"/>
                <w:szCs w:val="22"/>
                <w:lang w:val="en-US"/>
              </w:rPr>
              <w:tab/>
            </w:r>
            <w:r w:rsidR="00872032" w:rsidRPr="00667960">
              <w:rPr>
                <w:rStyle w:val="Siuktni"/>
                <w:rFonts w:ascii="Times New Roman" w:hAnsi="Times New Roman"/>
                <w:iCs/>
                <w:lang w:val="en-US"/>
              </w:rPr>
              <w:t>Cơ sở lý thuyết</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_Toc93691797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10</w:t>
            </w:r>
            <w:r w:rsidR="00872032" w:rsidRPr="00667960">
              <w:rPr>
                <w:rFonts w:ascii="Times New Roman" w:hAnsi="Times New Roman"/>
                <w:webHidden/>
              </w:rPr>
              <w:fldChar w:fldCharType="end"/>
            </w:r>
          </w:hyperlink>
        </w:p>
        <w:p w14:paraId="4AFBB622" w14:textId="7871BC64" w:rsidR="00872032" w:rsidRPr="00667960" w:rsidRDefault="00BC4F07">
          <w:pPr>
            <w:pStyle w:val="Mucluc3"/>
            <w:rPr>
              <w:rFonts w:ascii="Times New Roman" w:hAnsi="Times New Roman"/>
              <w:sz w:val="22"/>
              <w:szCs w:val="22"/>
              <w:lang w:val="en-US"/>
            </w:rPr>
          </w:pPr>
          <w:hyperlink w:anchor="_Toc93691798" w:history="1">
            <w:r w:rsidR="00872032" w:rsidRPr="00667960">
              <w:rPr>
                <w:rStyle w:val="Siuktni"/>
                <w:rFonts w:ascii="Times New Roman" w:hAnsi="Times New Roman"/>
                <w:lang w:val="en-US"/>
              </w:rPr>
              <w:t>4.1.2</w:t>
            </w:r>
            <w:r w:rsidR="00872032" w:rsidRPr="00667960">
              <w:rPr>
                <w:rFonts w:ascii="Times New Roman" w:hAnsi="Times New Roman"/>
                <w:sz w:val="22"/>
                <w:szCs w:val="22"/>
                <w:lang w:val="en-US"/>
              </w:rPr>
              <w:tab/>
            </w:r>
            <w:r w:rsidR="00872032" w:rsidRPr="00667960">
              <w:rPr>
                <w:rStyle w:val="Siuktni"/>
                <w:rFonts w:ascii="Times New Roman" w:hAnsi="Times New Roman"/>
                <w:lang w:val="en-US"/>
              </w:rPr>
              <w:t>Triển khai thực hiện</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_Toc93691798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10</w:t>
            </w:r>
            <w:r w:rsidR="00872032" w:rsidRPr="00667960">
              <w:rPr>
                <w:rFonts w:ascii="Times New Roman" w:hAnsi="Times New Roman"/>
                <w:webHidden/>
              </w:rPr>
              <w:fldChar w:fldCharType="end"/>
            </w:r>
          </w:hyperlink>
        </w:p>
        <w:p w14:paraId="35871523" w14:textId="6A05ACFB" w:rsidR="00872032" w:rsidRPr="00667960" w:rsidRDefault="00BC4F07">
          <w:pPr>
            <w:pStyle w:val="Mucluc2"/>
            <w:rPr>
              <w:rFonts w:ascii="Times New Roman" w:hAnsi="Times New Roman"/>
              <w:sz w:val="22"/>
              <w:szCs w:val="22"/>
              <w:lang w:val="en-US"/>
            </w:rPr>
          </w:pPr>
          <w:hyperlink w:anchor="_Toc93691799" w:history="1">
            <w:r w:rsidR="00872032" w:rsidRPr="00667960">
              <w:rPr>
                <w:rStyle w:val="Siuktni"/>
                <w:rFonts w:ascii="Times New Roman" w:hAnsi="Times New Roman"/>
                <w:lang w:val="en-US"/>
              </w:rPr>
              <w:t>4.2</w:t>
            </w:r>
            <w:r w:rsidR="00872032" w:rsidRPr="00667960">
              <w:rPr>
                <w:rFonts w:ascii="Times New Roman" w:hAnsi="Times New Roman"/>
                <w:sz w:val="22"/>
                <w:szCs w:val="22"/>
                <w:lang w:val="en-US"/>
              </w:rPr>
              <w:tab/>
            </w:r>
            <w:r w:rsidR="00872032" w:rsidRPr="00667960">
              <w:rPr>
                <w:rFonts w:ascii="Times New Roman" w:hAnsi="Times New Roman"/>
                <w:sz w:val="22"/>
                <w:szCs w:val="22"/>
                <w:lang w:val="en-US"/>
              </w:rPr>
              <w:tab/>
            </w:r>
            <w:r w:rsidR="00872032" w:rsidRPr="00667960">
              <w:rPr>
                <w:rStyle w:val="Siuktni"/>
                <w:rFonts w:ascii="Times New Roman" w:eastAsia="Calibri Light" w:hAnsi="Times New Roman"/>
                <w:shd w:val="clear" w:color="auto" w:fill="FFFFFF"/>
                <w:lang w:val="en-US"/>
              </w:rPr>
              <w:t>Thuật toán WFST (Weighted Finite State Transducer)</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_Toc93691799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12</w:t>
            </w:r>
            <w:r w:rsidR="00872032" w:rsidRPr="00667960">
              <w:rPr>
                <w:rFonts w:ascii="Times New Roman" w:hAnsi="Times New Roman"/>
                <w:webHidden/>
              </w:rPr>
              <w:fldChar w:fldCharType="end"/>
            </w:r>
          </w:hyperlink>
        </w:p>
        <w:p w14:paraId="1A42B0F1" w14:textId="3E180C5C" w:rsidR="00872032" w:rsidRPr="00667960" w:rsidRDefault="00BC4F07">
          <w:pPr>
            <w:pStyle w:val="Mucluc3"/>
            <w:rPr>
              <w:rFonts w:ascii="Times New Roman" w:hAnsi="Times New Roman"/>
              <w:sz w:val="22"/>
              <w:szCs w:val="22"/>
              <w:lang w:val="en-US"/>
            </w:rPr>
          </w:pPr>
          <w:hyperlink w:anchor="_Toc93691800" w:history="1">
            <w:r w:rsidR="00872032" w:rsidRPr="00667960">
              <w:rPr>
                <w:rStyle w:val="Siuktni"/>
                <w:rFonts w:ascii="Times New Roman" w:hAnsi="Times New Roman"/>
                <w:lang w:val="en-US"/>
              </w:rPr>
              <w:t>4.2.1</w:t>
            </w:r>
            <w:r w:rsidR="00872032" w:rsidRPr="00667960">
              <w:rPr>
                <w:rFonts w:ascii="Times New Roman" w:hAnsi="Times New Roman"/>
                <w:sz w:val="22"/>
                <w:szCs w:val="22"/>
                <w:lang w:val="en-US"/>
              </w:rPr>
              <w:tab/>
            </w:r>
            <w:r w:rsidR="00872032" w:rsidRPr="00667960">
              <w:rPr>
                <w:rStyle w:val="Siuktni"/>
                <w:rFonts w:ascii="Times New Roman" w:hAnsi="Times New Roman"/>
                <w:lang w:val="en-US"/>
              </w:rPr>
              <w:t>Cơ sở lý thuyết</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_Toc93691800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12</w:t>
            </w:r>
            <w:r w:rsidR="00872032" w:rsidRPr="00667960">
              <w:rPr>
                <w:rFonts w:ascii="Times New Roman" w:hAnsi="Times New Roman"/>
                <w:webHidden/>
              </w:rPr>
              <w:fldChar w:fldCharType="end"/>
            </w:r>
          </w:hyperlink>
        </w:p>
        <w:p w14:paraId="0B8ABD22" w14:textId="5B915795" w:rsidR="00872032" w:rsidRPr="00667960" w:rsidRDefault="00BC4F07">
          <w:pPr>
            <w:pStyle w:val="Mucluc3"/>
            <w:rPr>
              <w:rFonts w:ascii="Times New Roman" w:hAnsi="Times New Roman"/>
              <w:sz w:val="22"/>
              <w:szCs w:val="22"/>
              <w:lang w:val="en-US"/>
            </w:rPr>
          </w:pPr>
          <w:hyperlink w:anchor="_Toc93691801" w:history="1">
            <w:r w:rsidR="00872032" w:rsidRPr="00667960">
              <w:rPr>
                <w:rStyle w:val="Siuktni"/>
                <w:rFonts w:ascii="Times New Roman" w:hAnsi="Times New Roman"/>
                <w:lang w:val="en-US"/>
              </w:rPr>
              <w:t>4.2.2</w:t>
            </w:r>
            <w:r w:rsidR="00872032" w:rsidRPr="00667960">
              <w:rPr>
                <w:rFonts w:ascii="Times New Roman" w:hAnsi="Times New Roman"/>
                <w:sz w:val="22"/>
                <w:szCs w:val="22"/>
                <w:lang w:val="en-US"/>
              </w:rPr>
              <w:tab/>
            </w:r>
            <w:r w:rsidR="00872032" w:rsidRPr="00667960">
              <w:rPr>
                <w:rStyle w:val="Siuktni"/>
                <w:rFonts w:ascii="Times New Roman" w:hAnsi="Times New Roman"/>
                <w:lang w:val="en-US"/>
              </w:rPr>
              <w:t>Triển khai thực hiện</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_Toc93691801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13</w:t>
            </w:r>
            <w:r w:rsidR="00872032" w:rsidRPr="00667960">
              <w:rPr>
                <w:rFonts w:ascii="Times New Roman" w:hAnsi="Times New Roman"/>
                <w:webHidden/>
              </w:rPr>
              <w:fldChar w:fldCharType="end"/>
            </w:r>
          </w:hyperlink>
        </w:p>
        <w:p w14:paraId="648681F0" w14:textId="4D4A0962" w:rsidR="00872032" w:rsidRPr="00667960" w:rsidRDefault="00BC4F07">
          <w:pPr>
            <w:pStyle w:val="Mucluc2"/>
            <w:rPr>
              <w:rFonts w:ascii="Times New Roman" w:hAnsi="Times New Roman"/>
              <w:sz w:val="22"/>
              <w:szCs w:val="22"/>
              <w:lang w:val="en-US"/>
            </w:rPr>
          </w:pPr>
          <w:hyperlink w:anchor="_Toc93691802" w:history="1">
            <w:r w:rsidR="00872032" w:rsidRPr="00667960">
              <w:rPr>
                <w:rStyle w:val="Siuktni"/>
                <w:rFonts w:ascii="Times New Roman" w:hAnsi="Times New Roman"/>
                <w:lang w:val="en-US"/>
              </w:rPr>
              <w:t>4.3</w:t>
            </w:r>
            <w:r w:rsidR="00872032" w:rsidRPr="00667960">
              <w:rPr>
                <w:rStyle w:val="Siuktni"/>
                <w:rFonts w:ascii="Times New Roman" w:hAnsi="Times New Roman"/>
                <w:lang w:val="en-US"/>
              </w:rPr>
              <w:tab/>
            </w:r>
            <w:r w:rsidR="00872032" w:rsidRPr="00667960">
              <w:rPr>
                <w:rFonts w:ascii="Times New Roman" w:hAnsi="Times New Roman"/>
                <w:sz w:val="22"/>
                <w:szCs w:val="22"/>
                <w:lang w:val="en-US"/>
              </w:rPr>
              <w:tab/>
            </w:r>
            <w:r w:rsidR="00872032" w:rsidRPr="00667960">
              <w:rPr>
                <w:rStyle w:val="Siuktni"/>
                <w:rFonts w:ascii="Times New Roman" w:hAnsi="Times New Roman"/>
                <w:lang w:val="en-US"/>
              </w:rPr>
              <w:t>Thư viện VnCoreNLP</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_Toc93691802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14</w:t>
            </w:r>
            <w:r w:rsidR="00872032" w:rsidRPr="00667960">
              <w:rPr>
                <w:rFonts w:ascii="Times New Roman" w:hAnsi="Times New Roman"/>
                <w:webHidden/>
              </w:rPr>
              <w:fldChar w:fldCharType="end"/>
            </w:r>
          </w:hyperlink>
        </w:p>
        <w:p w14:paraId="1733C40F" w14:textId="19AD918D" w:rsidR="00872032" w:rsidRPr="00667960" w:rsidRDefault="00BC4F07">
          <w:pPr>
            <w:pStyle w:val="Mucluc2"/>
            <w:rPr>
              <w:rFonts w:ascii="Times New Roman" w:hAnsi="Times New Roman"/>
              <w:sz w:val="22"/>
              <w:szCs w:val="22"/>
              <w:lang w:val="en-US"/>
            </w:rPr>
          </w:pPr>
          <w:hyperlink w:anchor="_Toc93691803" w:history="1">
            <w:r w:rsidR="00872032" w:rsidRPr="00667960">
              <w:rPr>
                <w:rStyle w:val="Siuktni"/>
                <w:rFonts w:ascii="Times New Roman" w:hAnsi="Times New Roman"/>
                <w:lang w:val="en-US"/>
              </w:rPr>
              <w:t>4.4</w:t>
            </w:r>
            <w:r w:rsidR="00872032" w:rsidRPr="00667960">
              <w:rPr>
                <w:rStyle w:val="Siuktni"/>
                <w:rFonts w:ascii="Times New Roman" w:hAnsi="Times New Roman"/>
                <w:lang w:val="en-US"/>
              </w:rPr>
              <w:tab/>
            </w:r>
            <w:r w:rsidR="00872032" w:rsidRPr="00667960">
              <w:rPr>
                <w:rFonts w:ascii="Times New Roman" w:hAnsi="Times New Roman"/>
                <w:sz w:val="22"/>
                <w:szCs w:val="22"/>
                <w:lang w:val="en-US"/>
              </w:rPr>
              <w:tab/>
            </w:r>
            <w:r w:rsidR="00872032" w:rsidRPr="00667960">
              <w:rPr>
                <w:rStyle w:val="Siuktni"/>
                <w:rFonts w:ascii="Times New Roman" w:hAnsi="Times New Roman"/>
                <w:lang w:val="en-US"/>
              </w:rPr>
              <w:t>Kết quả và đánh giá</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_Toc93691803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15</w:t>
            </w:r>
            <w:r w:rsidR="00872032" w:rsidRPr="00667960">
              <w:rPr>
                <w:rFonts w:ascii="Times New Roman" w:hAnsi="Times New Roman"/>
                <w:webHidden/>
              </w:rPr>
              <w:fldChar w:fldCharType="end"/>
            </w:r>
          </w:hyperlink>
        </w:p>
        <w:p w14:paraId="37F52E32" w14:textId="7C3713EA" w:rsidR="00872032" w:rsidRPr="00667960" w:rsidRDefault="00BC4F07">
          <w:pPr>
            <w:pStyle w:val="Mucluc3"/>
            <w:rPr>
              <w:rFonts w:ascii="Times New Roman" w:hAnsi="Times New Roman"/>
              <w:sz w:val="22"/>
              <w:szCs w:val="22"/>
              <w:lang w:val="en-US"/>
            </w:rPr>
          </w:pPr>
          <w:hyperlink w:anchor="_Toc93691804" w:history="1">
            <w:r w:rsidR="00872032" w:rsidRPr="00667960">
              <w:rPr>
                <w:rStyle w:val="Siuktni"/>
                <w:rFonts w:ascii="Times New Roman" w:hAnsi="Times New Roman"/>
                <w:lang w:val="en-US"/>
              </w:rPr>
              <w:t>4.4.1</w:t>
            </w:r>
            <w:r w:rsidR="00872032" w:rsidRPr="00667960">
              <w:rPr>
                <w:rFonts w:ascii="Times New Roman" w:hAnsi="Times New Roman"/>
                <w:sz w:val="22"/>
                <w:szCs w:val="22"/>
                <w:lang w:val="en-US"/>
              </w:rPr>
              <w:tab/>
            </w:r>
            <w:r w:rsidR="00872032" w:rsidRPr="00667960">
              <w:rPr>
                <w:rStyle w:val="Siuktni"/>
                <w:rFonts w:ascii="Times New Roman" w:hAnsi="Times New Roman"/>
                <w:lang w:val="en-US"/>
              </w:rPr>
              <w:t>Phương pháp so sánh</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_Toc93691804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15</w:t>
            </w:r>
            <w:r w:rsidR="00872032" w:rsidRPr="00667960">
              <w:rPr>
                <w:rFonts w:ascii="Times New Roman" w:hAnsi="Times New Roman"/>
                <w:webHidden/>
              </w:rPr>
              <w:fldChar w:fldCharType="end"/>
            </w:r>
          </w:hyperlink>
        </w:p>
        <w:p w14:paraId="53F9F739" w14:textId="7B1C83F2" w:rsidR="00872032" w:rsidRPr="00667960" w:rsidRDefault="00BC4F07">
          <w:pPr>
            <w:pStyle w:val="Mucluc3"/>
            <w:rPr>
              <w:rFonts w:ascii="Times New Roman" w:hAnsi="Times New Roman"/>
              <w:sz w:val="22"/>
              <w:szCs w:val="22"/>
              <w:lang w:val="en-US"/>
            </w:rPr>
          </w:pPr>
          <w:hyperlink w:anchor="_Toc93691805" w:history="1">
            <w:r w:rsidR="00872032" w:rsidRPr="00667960">
              <w:rPr>
                <w:rStyle w:val="Siuktni"/>
                <w:rFonts w:ascii="Times New Roman" w:hAnsi="Times New Roman"/>
                <w:lang w:val="en-US"/>
              </w:rPr>
              <w:t>4.4.2</w:t>
            </w:r>
            <w:r w:rsidR="00872032" w:rsidRPr="00667960">
              <w:rPr>
                <w:rFonts w:ascii="Times New Roman" w:hAnsi="Times New Roman"/>
                <w:sz w:val="22"/>
                <w:szCs w:val="22"/>
                <w:lang w:val="en-US"/>
              </w:rPr>
              <w:tab/>
            </w:r>
            <w:r w:rsidR="00872032" w:rsidRPr="00667960">
              <w:rPr>
                <w:rStyle w:val="Siuktni"/>
                <w:rFonts w:ascii="Times New Roman" w:hAnsi="Times New Roman"/>
                <w:lang w:val="en-US"/>
              </w:rPr>
              <w:t>Kết quả</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_Toc93691805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16</w:t>
            </w:r>
            <w:r w:rsidR="00872032" w:rsidRPr="00667960">
              <w:rPr>
                <w:rFonts w:ascii="Times New Roman" w:hAnsi="Times New Roman"/>
                <w:webHidden/>
              </w:rPr>
              <w:fldChar w:fldCharType="end"/>
            </w:r>
          </w:hyperlink>
        </w:p>
        <w:p w14:paraId="378E355A" w14:textId="40FD6AA4" w:rsidR="00872032" w:rsidRPr="00667960" w:rsidRDefault="00BC4F07">
          <w:pPr>
            <w:pStyle w:val="Mucluc3"/>
            <w:rPr>
              <w:rFonts w:ascii="Times New Roman" w:hAnsi="Times New Roman"/>
              <w:sz w:val="22"/>
              <w:szCs w:val="22"/>
              <w:lang w:val="en-US"/>
            </w:rPr>
          </w:pPr>
          <w:hyperlink w:anchor="_Toc93691806" w:history="1">
            <w:r w:rsidR="00872032" w:rsidRPr="00667960">
              <w:rPr>
                <w:rStyle w:val="Siuktni"/>
                <w:rFonts w:ascii="Times New Roman" w:hAnsi="Times New Roman"/>
                <w:lang w:val="en-US"/>
              </w:rPr>
              <w:t>4.4.3</w:t>
            </w:r>
            <w:r w:rsidR="00872032" w:rsidRPr="00667960">
              <w:rPr>
                <w:rFonts w:ascii="Times New Roman" w:hAnsi="Times New Roman"/>
                <w:sz w:val="22"/>
                <w:szCs w:val="22"/>
                <w:lang w:val="en-US"/>
              </w:rPr>
              <w:tab/>
            </w:r>
            <w:r w:rsidR="00872032" w:rsidRPr="00667960">
              <w:rPr>
                <w:rStyle w:val="Siuktni"/>
                <w:rFonts w:ascii="Times New Roman" w:hAnsi="Times New Roman"/>
                <w:lang w:val="en-US"/>
              </w:rPr>
              <w:t>Đánh giá</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_Toc93691806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16</w:t>
            </w:r>
            <w:r w:rsidR="00872032" w:rsidRPr="00667960">
              <w:rPr>
                <w:rFonts w:ascii="Times New Roman" w:hAnsi="Times New Roman"/>
                <w:webHidden/>
              </w:rPr>
              <w:fldChar w:fldCharType="end"/>
            </w:r>
          </w:hyperlink>
        </w:p>
        <w:p w14:paraId="65A189E5" w14:textId="3934D805" w:rsidR="00872032" w:rsidRPr="00667960" w:rsidRDefault="00BC4F07">
          <w:pPr>
            <w:pStyle w:val="Mucluc1"/>
            <w:tabs>
              <w:tab w:val="left" w:pos="1540"/>
            </w:tabs>
            <w:rPr>
              <w:rFonts w:ascii="Times New Roman" w:hAnsi="Times New Roman"/>
              <w:b w:val="0"/>
              <w:sz w:val="22"/>
              <w:szCs w:val="22"/>
              <w:lang w:val="en-US"/>
            </w:rPr>
          </w:pPr>
          <w:hyperlink w:anchor="_Toc93691807" w:history="1">
            <w:r w:rsidR="00872032" w:rsidRPr="00667960">
              <w:rPr>
                <w:rStyle w:val="Siuktni"/>
                <w:rFonts w:ascii="Times New Roman" w:hAnsi="Times New Roman"/>
                <w:lang w:val="en-US"/>
              </w:rPr>
              <w:t>Chương 5:</w:t>
            </w:r>
            <w:r w:rsidR="00872032" w:rsidRPr="00667960">
              <w:rPr>
                <w:rFonts w:ascii="Times New Roman" w:hAnsi="Times New Roman"/>
                <w:b w:val="0"/>
                <w:sz w:val="22"/>
                <w:szCs w:val="22"/>
                <w:lang w:val="en-US"/>
              </w:rPr>
              <w:tab/>
            </w:r>
            <w:r w:rsidR="00872032" w:rsidRPr="00667960">
              <w:rPr>
                <w:rStyle w:val="Siuktni"/>
                <w:rFonts w:ascii="Times New Roman" w:hAnsi="Times New Roman"/>
                <w:lang w:val="en-US"/>
              </w:rPr>
              <w:t>GÁN NHÃN TỪ LOẠI</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_Toc93691807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18</w:t>
            </w:r>
            <w:r w:rsidR="00872032" w:rsidRPr="00667960">
              <w:rPr>
                <w:rFonts w:ascii="Times New Roman" w:hAnsi="Times New Roman"/>
                <w:webHidden/>
              </w:rPr>
              <w:fldChar w:fldCharType="end"/>
            </w:r>
          </w:hyperlink>
        </w:p>
        <w:p w14:paraId="01340BFC" w14:textId="07F92045" w:rsidR="00872032" w:rsidRPr="00667960" w:rsidRDefault="00BC4F07">
          <w:pPr>
            <w:pStyle w:val="Mucluc2"/>
            <w:rPr>
              <w:rFonts w:ascii="Times New Roman" w:hAnsi="Times New Roman"/>
              <w:sz w:val="22"/>
              <w:szCs w:val="22"/>
              <w:lang w:val="en-US"/>
            </w:rPr>
          </w:pPr>
          <w:hyperlink w:anchor="_Toc93691808" w:history="1">
            <w:r w:rsidR="00872032" w:rsidRPr="00667960">
              <w:rPr>
                <w:rStyle w:val="Siuktni"/>
                <w:rFonts w:ascii="Times New Roman" w:hAnsi="Times New Roman"/>
                <w:lang w:val="en-US"/>
              </w:rPr>
              <w:t>5.1</w:t>
            </w:r>
            <w:r w:rsidR="00872032" w:rsidRPr="00667960">
              <w:rPr>
                <w:rFonts w:ascii="Times New Roman" w:hAnsi="Times New Roman"/>
                <w:sz w:val="22"/>
                <w:szCs w:val="22"/>
                <w:lang w:val="en-US"/>
              </w:rPr>
              <w:tab/>
            </w:r>
            <w:r w:rsidR="00872032" w:rsidRPr="00667960">
              <w:rPr>
                <w:rFonts w:ascii="Times New Roman" w:hAnsi="Times New Roman"/>
                <w:sz w:val="22"/>
                <w:szCs w:val="22"/>
                <w:lang w:val="en-US"/>
              </w:rPr>
              <w:tab/>
            </w:r>
            <w:r w:rsidR="00872032" w:rsidRPr="00667960">
              <w:rPr>
                <w:rStyle w:val="Siuktni"/>
                <w:rFonts w:ascii="Times New Roman" w:hAnsi="Times New Roman"/>
                <w:lang w:val="en-US"/>
              </w:rPr>
              <w:t>Cơ sở lý thuyết</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_Toc93691808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18</w:t>
            </w:r>
            <w:r w:rsidR="00872032" w:rsidRPr="00667960">
              <w:rPr>
                <w:rFonts w:ascii="Times New Roman" w:hAnsi="Times New Roman"/>
                <w:webHidden/>
              </w:rPr>
              <w:fldChar w:fldCharType="end"/>
            </w:r>
          </w:hyperlink>
        </w:p>
        <w:p w14:paraId="44BC6457" w14:textId="6D9B03A4" w:rsidR="00872032" w:rsidRPr="00667960" w:rsidRDefault="00BC4F07">
          <w:pPr>
            <w:pStyle w:val="Mucluc3"/>
            <w:rPr>
              <w:rFonts w:ascii="Times New Roman" w:hAnsi="Times New Roman"/>
              <w:sz w:val="22"/>
              <w:szCs w:val="22"/>
              <w:lang w:val="en-US"/>
            </w:rPr>
          </w:pPr>
          <w:hyperlink w:anchor="_Toc93691809" w:history="1">
            <w:r w:rsidR="00872032" w:rsidRPr="00667960">
              <w:rPr>
                <w:rStyle w:val="Siuktni"/>
                <w:rFonts w:ascii="Times New Roman" w:hAnsi="Times New Roman"/>
              </w:rPr>
              <w:t>5.1.1</w:t>
            </w:r>
            <w:r w:rsidR="00872032" w:rsidRPr="00667960">
              <w:rPr>
                <w:rFonts w:ascii="Times New Roman" w:hAnsi="Times New Roman"/>
                <w:sz w:val="22"/>
                <w:szCs w:val="22"/>
                <w:lang w:val="en-US"/>
              </w:rPr>
              <w:tab/>
            </w:r>
            <w:r w:rsidR="00872032" w:rsidRPr="00667960">
              <w:rPr>
                <w:rStyle w:val="Siuktni"/>
                <w:rFonts w:ascii="Times New Roman" w:hAnsi="Times New Roman"/>
                <w:lang w:val="en-US"/>
              </w:rPr>
              <w:t>Mô hình Hidden Markov (HMM)</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_Toc93691809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18</w:t>
            </w:r>
            <w:r w:rsidR="00872032" w:rsidRPr="00667960">
              <w:rPr>
                <w:rFonts w:ascii="Times New Roman" w:hAnsi="Times New Roman"/>
                <w:webHidden/>
              </w:rPr>
              <w:fldChar w:fldCharType="end"/>
            </w:r>
          </w:hyperlink>
        </w:p>
        <w:p w14:paraId="0A623461" w14:textId="4422FF5C" w:rsidR="00872032" w:rsidRPr="00667960" w:rsidRDefault="00BC4F07">
          <w:pPr>
            <w:pStyle w:val="Mucluc3"/>
            <w:rPr>
              <w:rFonts w:ascii="Times New Roman" w:hAnsi="Times New Roman"/>
              <w:sz w:val="22"/>
              <w:szCs w:val="22"/>
              <w:lang w:val="en-US"/>
            </w:rPr>
          </w:pPr>
          <w:hyperlink w:anchor="_Toc93691810" w:history="1">
            <w:r w:rsidR="00872032" w:rsidRPr="00667960">
              <w:rPr>
                <w:rStyle w:val="Siuktni"/>
                <w:rFonts w:ascii="Times New Roman" w:hAnsi="Times New Roman"/>
              </w:rPr>
              <w:t>5.1.2</w:t>
            </w:r>
            <w:r w:rsidR="00872032" w:rsidRPr="00667960">
              <w:rPr>
                <w:rFonts w:ascii="Times New Roman" w:hAnsi="Times New Roman"/>
                <w:sz w:val="22"/>
                <w:szCs w:val="22"/>
                <w:lang w:val="en-US"/>
              </w:rPr>
              <w:tab/>
            </w:r>
            <w:r w:rsidR="00872032" w:rsidRPr="00667960">
              <w:rPr>
                <w:rStyle w:val="Siuktni"/>
                <w:rFonts w:ascii="Times New Roman" w:hAnsi="Times New Roman"/>
                <w:lang w:val="en-US"/>
              </w:rPr>
              <w:t>Thuật toán Viterbi</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_Toc93691810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21</w:t>
            </w:r>
            <w:r w:rsidR="00872032" w:rsidRPr="00667960">
              <w:rPr>
                <w:rFonts w:ascii="Times New Roman" w:hAnsi="Times New Roman"/>
                <w:webHidden/>
              </w:rPr>
              <w:fldChar w:fldCharType="end"/>
            </w:r>
          </w:hyperlink>
        </w:p>
        <w:p w14:paraId="748012D9" w14:textId="7BCDAB60" w:rsidR="00872032" w:rsidRPr="00667960" w:rsidRDefault="00BC4F07">
          <w:pPr>
            <w:pStyle w:val="Mucluc2"/>
            <w:rPr>
              <w:rFonts w:ascii="Times New Roman" w:hAnsi="Times New Roman"/>
              <w:sz w:val="22"/>
              <w:szCs w:val="22"/>
              <w:lang w:val="en-US"/>
            </w:rPr>
          </w:pPr>
          <w:hyperlink w:anchor="_Toc93691811" w:history="1">
            <w:r w:rsidR="00872032" w:rsidRPr="00667960">
              <w:rPr>
                <w:rStyle w:val="Siuktni"/>
                <w:rFonts w:ascii="Times New Roman" w:hAnsi="Times New Roman"/>
                <w:lang w:val="en-US"/>
              </w:rPr>
              <w:t>5.2</w:t>
            </w:r>
            <w:r w:rsidR="00872032" w:rsidRPr="00667960">
              <w:rPr>
                <w:rFonts w:ascii="Times New Roman" w:hAnsi="Times New Roman"/>
                <w:sz w:val="22"/>
                <w:szCs w:val="22"/>
                <w:lang w:val="en-US"/>
              </w:rPr>
              <w:tab/>
            </w:r>
            <w:r w:rsidR="00872032" w:rsidRPr="00667960">
              <w:rPr>
                <w:rFonts w:ascii="Times New Roman" w:hAnsi="Times New Roman"/>
                <w:sz w:val="22"/>
                <w:szCs w:val="22"/>
                <w:lang w:val="en-US"/>
              </w:rPr>
              <w:tab/>
            </w:r>
            <w:r w:rsidR="00872032" w:rsidRPr="00667960">
              <w:rPr>
                <w:rStyle w:val="Siuktni"/>
                <w:rFonts w:ascii="Times New Roman" w:hAnsi="Times New Roman"/>
                <w:lang w:val="en-US"/>
              </w:rPr>
              <w:t>Triển khai thực hiện</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_Toc93691811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23</w:t>
            </w:r>
            <w:r w:rsidR="00872032" w:rsidRPr="00667960">
              <w:rPr>
                <w:rFonts w:ascii="Times New Roman" w:hAnsi="Times New Roman"/>
                <w:webHidden/>
              </w:rPr>
              <w:fldChar w:fldCharType="end"/>
            </w:r>
          </w:hyperlink>
        </w:p>
        <w:p w14:paraId="70601613" w14:textId="23BA1EAC" w:rsidR="00872032" w:rsidRPr="00667960" w:rsidRDefault="00BC4F07">
          <w:pPr>
            <w:pStyle w:val="Mucluc2"/>
            <w:rPr>
              <w:rFonts w:ascii="Times New Roman" w:hAnsi="Times New Roman"/>
              <w:sz w:val="22"/>
              <w:szCs w:val="22"/>
              <w:lang w:val="en-US"/>
            </w:rPr>
          </w:pPr>
          <w:hyperlink w:anchor="_Toc93691812" w:history="1">
            <w:r w:rsidR="00872032" w:rsidRPr="00667960">
              <w:rPr>
                <w:rStyle w:val="Siuktni"/>
                <w:rFonts w:ascii="Times New Roman" w:hAnsi="Times New Roman"/>
                <w:lang w:val="en-US"/>
              </w:rPr>
              <w:t>5.3</w:t>
            </w:r>
            <w:r w:rsidR="00872032" w:rsidRPr="00667960">
              <w:rPr>
                <w:rFonts w:ascii="Times New Roman" w:hAnsi="Times New Roman"/>
                <w:sz w:val="22"/>
                <w:szCs w:val="22"/>
                <w:lang w:val="en-US"/>
              </w:rPr>
              <w:tab/>
            </w:r>
            <w:r w:rsidR="00872032" w:rsidRPr="00667960">
              <w:rPr>
                <w:rFonts w:ascii="Times New Roman" w:hAnsi="Times New Roman"/>
                <w:sz w:val="22"/>
                <w:szCs w:val="22"/>
                <w:lang w:val="en-US"/>
              </w:rPr>
              <w:tab/>
            </w:r>
            <w:r w:rsidR="00872032" w:rsidRPr="00667960">
              <w:rPr>
                <w:rStyle w:val="Siuktni"/>
                <w:rFonts w:ascii="Times New Roman" w:hAnsi="Times New Roman"/>
                <w:lang w:val="en-US"/>
              </w:rPr>
              <w:t>Kết quả và đánh giá</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_Toc93691812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27</w:t>
            </w:r>
            <w:r w:rsidR="00872032" w:rsidRPr="00667960">
              <w:rPr>
                <w:rFonts w:ascii="Times New Roman" w:hAnsi="Times New Roman"/>
                <w:webHidden/>
              </w:rPr>
              <w:fldChar w:fldCharType="end"/>
            </w:r>
          </w:hyperlink>
        </w:p>
        <w:p w14:paraId="313BD1DC" w14:textId="08463111" w:rsidR="00872032" w:rsidRPr="00667960" w:rsidRDefault="00BC4F07">
          <w:pPr>
            <w:pStyle w:val="Mucluc3"/>
            <w:rPr>
              <w:rFonts w:ascii="Times New Roman" w:hAnsi="Times New Roman"/>
              <w:sz w:val="22"/>
              <w:szCs w:val="22"/>
              <w:lang w:val="en-US"/>
            </w:rPr>
          </w:pPr>
          <w:hyperlink w:anchor="_Toc93691813" w:history="1">
            <w:r w:rsidR="00872032" w:rsidRPr="00667960">
              <w:rPr>
                <w:rStyle w:val="Siuktni"/>
                <w:rFonts w:ascii="Times New Roman" w:hAnsi="Times New Roman"/>
                <w:lang w:val="en-US"/>
              </w:rPr>
              <w:t>5.3.1</w:t>
            </w:r>
            <w:r w:rsidR="00872032" w:rsidRPr="00667960">
              <w:rPr>
                <w:rFonts w:ascii="Times New Roman" w:hAnsi="Times New Roman"/>
                <w:sz w:val="22"/>
                <w:szCs w:val="22"/>
                <w:lang w:val="en-US"/>
              </w:rPr>
              <w:tab/>
            </w:r>
            <w:r w:rsidR="00872032" w:rsidRPr="00667960">
              <w:rPr>
                <w:rStyle w:val="Siuktni"/>
                <w:rFonts w:ascii="Times New Roman" w:hAnsi="Times New Roman"/>
                <w:lang w:val="en-US"/>
              </w:rPr>
              <w:t>Phương pháp so sánh</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_Toc93691813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27</w:t>
            </w:r>
            <w:r w:rsidR="00872032" w:rsidRPr="00667960">
              <w:rPr>
                <w:rFonts w:ascii="Times New Roman" w:hAnsi="Times New Roman"/>
                <w:webHidden/>
              </w:rPr>
              <w:fldChar w:fldCharType="end"/>
            </w:r>
          </w:hyperlink>
        </w:p>
        <w:p w14:paraId="5EEEC19B" w14:textId="11002F1D" w:rsidR="00872032" w:rsidRPr="00667960" w:rsidRDefault="00BC4F07">
          <w:pPr>
            <w:pStyle w:val="Mucluc3"/>
            <w:rPr>
              <w:rFonts w:ascii="Times New Roman" w:hAnsi="Times New Roman"/>
              <w:sz w:val="22"/>
              <w:szCs w:val="22"/>
              <w:lang w:val="en-US"/>
            </w:rPr>
          </w:pPr>
          <w:hyperlink w:anchor="_Toc93691814" w:history="1">
            <w:r w:rsidR="00872032" w:rsidRPr="00667960">
              <w:rPr>
                <w:rStyle w:val="Siuktni"/>
                <w:rFonts w:ascii="Times New Roman" w:hAnsi="Times New Roman"/>
                <w:lang w:val="en-US"/>
              </w:rPr>
              <w:t>5.3.2</w:t>
            </w:r>
            <w:r w:rsidR="00872032" w:rsidRPr="00667960">
              <w:rPr>
                <w:rFonts w:ascii="Times New Roman" w:hAnsi="Times New Roman"/>
                <w:sz w:val="22"/>
                <w:szCs w:val="22"/>
                <w:lang w:val="en-US"/>
              </w:rPr>
              <w:tab/>
            </w:r>
            <w:r w:rsidR="00872032" w:rsidRPr="00667960">
              <w:rPr>
                <w:rStyle w:val="Siuktni"/>
                <w:rFonts w:ascii="Times New Roman" w:hAnsi="Times New Roman"/>
                <w:lang w:val="en-US"/>
              </w:rPr>
              <w:t>Kết quả</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_Toc93691814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27</w:t>
            </w:r>
            <w:r w:rsidR="00872032" w:rsidRPr="00667960">
              <w:rPr>
                <w:rFonts w:ascii="Times New Roman" w:hAnsi="Times New Roman"/>
                <w:webHidden/>
              </w:rPr>
              <w:fldChar w:fldCharType="end"/>
            </w:r>
          </w:hyperlink>
        </w:p>
        <w:p w14:paraId="08864B9A" w14:textId="062918E5" w:rsidR="00872032" w:rsidRPr="00667960" w:rsidRDefault="00BC4F07">
          <w:pPr>
            <w:pStyle w:val="Mucluc3"/>
            <w:rPr>
              <w:rFonts w:ascii="Times New Roman" w:hAnsi="Times New Roman"/>
              <w:sz w:val="22"/>
              <w:szCs w:val="22"/>
              <w:lang w:val="en-US"/>
            </w:rPr>
          </w:pPr>
          <w:hyperlink w:anchor="_Toc93691815" w:history="1">
            <w:r w:rsidR="00872032" w:rsidRPr="00667960">
              <w:rPr>
                <w:rStyle w:val="Siuktni"/>
                <w:rFonts w:ascii="Times New Roman" w:hAnsi="Times New Roman"/>
                <w:lang w:val="en-US"/>
              </w:rPr>
              <w:t>5.3.1</w:t>
            </w:r>
            <w:r w:rsidR="00872032" w:rsidRPr="00667960">
              <w:rPr>
                <w:rFonts w:ascii="Times New Roman" w:hAnsi="Times New Roman"/>
                <w:sz w:val="22"/>
                <w:szCs w:val="22"/>
                <w:lang w:val="en-US"/>
              </w:rPr>
              <w:tab/>
            </w:r>
            <w:r w:rsidR="00872032" w:rsidRPr="00667960">
              <w:rPr>
                <w:rStyle w:val="Siuktni"/>
                <w:rFonts w:ascii="Times New Roman" w:hAnsi="Times New Roman"/>
                <w:lang w:val="en-US"/>
              </w:rPr>
              <w:t>Đánh giá:</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_Toc93691815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28</w:t>
            </w:r>
            <w:r w:rsidR="00872032" w:rsidRPr="00667960">
              <w:rPr>
                <w:rFonts w:ascii="Times New Roman" w:hAnsi="Times New Roman"/>
                <w:webHidden/>
              </w:rPr>
              <w:fldChar w:fldCharType="end"/>
            </w:r>
          </w:hyperlink>
        </w:p>
        <w:p w14:paraId="230F02D4" w14:textId="08B535FB" w:rsidR="00872032" w:rsidRPr="00667960" w:rsidRDefault="00BC4F07">
          <w:pPr>
            <w:pStyle w:val="Mucluc1"/>
            <w:tabs>
              <w:tab w:val="left" w:pos="1540"/>
            </w:tabs>
            <w:rPr>
              <w:rFonts w:ascii="Times New Roman" w:hAnsi="Times New Roman"/>
              <w:b w:val="0"/>
              <w:sz w:val="22"/>
              <w:szCs w:val="22"/>
              <w:lang w:val="en-US"/>
            </w:rPr>
          </w:pPr>
          <w:hyperlink w:anchor="_Toc93691816" w:history="1">
            <w:r w:rsidR="00872032" w:rsidRPr="00667960">
              <w:rPr>
                <w:rStyle w:val="Siuktni"/>
                <w:rFonts w:ascii="Times New Roman" w:hAnsi="Times New Roman"/>
                <w:lang w:val="en-GB"/>
              </w:rPr>
              <w:t>Chương 6:</w:t>
            </w:r>
            <w:r w:rsidR="00872032" w:rsidRPr="00667960">
              <w:rPr>
                <w:rFonts w:ascii="Times New Roman" w:hAnsi="Times New Roman"/>
                <w:b w:val="0"/>
                <w:sz w:val="22"/>
                <w:szCs w:val="22"/>
                <w:lang w:val="en-US"/>
              </w:rPr>
              <w:tab/>
            </w:r>
            <w:r w:rsidR="00872032" w:rsidRPr="00667960">
              <w:rPr>
                <w:rStyle w:val="Siuktni"/>
                <w:rFonts w:ascii="Times New Roman" w:hAnsi="Times New Roman"/>
                <w:lang w:val="en-GB"/>
              </w:rPr>
              <w:t>TỔNG KẾT</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_Toc93691816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29</w:t>
            </w:r>
            <w:r w:rsidR="00872032" w:rsidRPr="00667960">
              <w:rPr>
                <w:rFonts w:ascii="Times New Roman" w:hAnsi="Times New Roman"/>
                <w:webHidden/>
              </w:rPr>
              <w:fldChar w:fldCharType="end"/>
            </w:r>
          </w:hyperlink>
        </w:p>
        <w:p w14:paraId="11EC351E" w14:textId="1E27CCE5" w:rsidR="00872032" w:rsidRPr="00667960" w:rsidRDefault="00BC4F07">
          <w:pPr>
            <w:pStyle w:val="Mucluc2"/>
            <w:rPr>
              <w:rFonts w:ascii="Times New Roman" w:hAnsi="Times New Roman"/>
              <w:sz w:val="22"/>
              <w:szCs w:val="22"/>
              <w:lang w:val="en-US"/>
            </w:rPr>
          </w:pPr>
          <w:hyperlink w:anchor="_Toc93691817" w:history="1">
            <w:r w:rsidR="00872032" w:rsidRPr="00667960">
              <w:rPr>
                <w:rStyle w:val="Siuktni"/>
                <w:rFonts w:ascii="Times New Roman" w:hAnsi="Times New Roman"/>
                <w:lang w:val="en-GB"/>
              </w:rPr>
              <w:t>6.1</w:t>
            </w:r>
            <w:r w:rsidR="00872032" w:rsidRPr="00667960">
              <w:rPr>
                <w:rFonts w:ascii="Times New Roman" w:hAnsi="Times New Roman"/>
                <w:sz w:val="22"/>
                <w:szCs w:val="22"/>
                <w:lang w:val="en-US"/>
              </w:rPr>
              <w:tab/>
            </w:r>
            <w:r w:rsidR="00872032" w:rsidRPr="00667960">
              <w:rPr>
                <w:rFonts w:ascii="Times New Roman" w:hAnsi="Times New Roman"/>
                <w:sz w:val="22"/>
                <w:szCs w:val="22"/>
                <w:lang w:val="en-US"/>
              </w:rPr>
              <w:tab/>
            </w:r>
            <w:r w:rsidR="00872032" w:rsidRPr="00667960">
              <w:rPr>
                <w:rStyle w:val="Siuktni"/>
                <w:rFonts w:ascii="Times New Roman" w:hAnsi="Times New Roman"/>
                <w:lang w:val="en-GB"/>
              </w:rPr>
              <w:t>Kết luận</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_Toc93691817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29</w:t>
            </w:r>
            <w:r w:rsidR="00872032" w:rsidRPr="00667960">
              <w:rPr>
                <w:rFonts w:ascii="Times New Roman" w:hAnsi="Times New Roman"/>
                <w:webHidden/>
              </w:rPr>
              <w:fldChar w:fldCharType="end"/>
            </w:r>
          </w:hyperlink>
        </w:p>
        <w:p w14:paraId="2DBE78EC" w14:textId="3CA7A403" w:rsidR="00872032" w:rsidRPr="00667960" w:rsidRDefault="00BC4F07">
          <w:pPr>
            <w:pStyle w:val="Mucluc2"/>
            <w:rPr>
              <w:rFonts w:ascii="Times New Roman" w:hAnsi="Times New Roman"/>
              <w:sz w:val="22"/>
              <w:szCs w:val="22"/>
              <w:lang w:val="en-US"/>
            </w:rPr>
          </w:pPr>
          <w:hyperlink w:anchor="_Toc93691818" w:history="1">
            <w:r w:rsidR="00872032" w:rsidRPr="00667960">
              <w:rPr>
                <w:rStyle w:val="Siuktni"/>
                <w:rFonts w:ascii="Times New Roman" w:hAnsi="Times New Roman"/>
                <w:lang w:val="en-GB"/>
              </w:rPr>
              <w:t>6.2</w:t>
            </w:r>
            <w:r w:rsidR="00872032" w:rsidRPr="00667960">
              <w:rPr>
                <w:rFonts w:ascii="Times New Roman" w:hAnsi="Times New Roman"/>
                <w:sz w:val="22"/>
                <w:szCs w:val="22"/>
                <w:lang w:val="en-US"/>
              </w:rPr>
              <w:tab/>
            </w:r>
            <w:r w:rsidR="00872032" w:rsidRPr="00667960">
              <w:rPr>
                <w:rFonts w:ascii="Times New Roman" w:hAnsi="Times New Roman"/>
                <w:sz w:val="22"/>
                <w:szCs w:val="22"/>
                <w:lang w:val="en-US"/>
              </w:rPr>
              <w:tab/>
            </w:r>
            <w:r w:rsidR="00872032" w:rsidRPr="00667960">
              <w:rPr>
                <w:rStyle w:val="Siuktni"/>
                <w:rFonts w:ascii="Times New Roman" w:hAnsi="Times New Roman"/>
                <w:lang w:val="en-GB"/>
              </w:rPr>
              <w:t>Hướng phát triển</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_Toc93691818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29</w:t>
            </w:r>
            <w:r w:rsidR="00872032" w:rsidRPr="00667960">
              <w:rPr>
                <w:rFonts w:ascii="Times New Roman" w:hAnsi="Times New Roman"/>
                <w:webHidden/>
              </w:rPr>
              <w:fldChar w:fldCharType="end"/>
            </w:r>
          </w:hyperlink>
        </w:p>
        <w:p w14:paraId="7F31B1F9" w14:textId="27C75EB9" w:rsidR="00872032" w:rsidRPr="00667960" w:rsidRDefault="00BC4F07">
          <w:pPr>
            <w:pStyle w:val="Mucluc1"/>
            <w:rPr>
              <w:rFonts w:ascii="Times New Roman" w:hAnsi="Times New Roman"/>
              <w:b w:val="0"/>
              <w:sz w:val="22"/>
              <w:szCs w:val="22"/>
              <w:lang w:val="en-US"/>
            </w:rPr>
          </w:pPr>
          <w:hyperlink w:anchor="_Toc93691819" w:history="1">
            <w:r w:rsidR="00872032" w:rsidRPr="00667960">
              <w:rPr>
                <w:rStyle w:val="Siuktni"/>
                <w:rFonts w:ascii="Times New Roman" w:hAnsi="Times New Roman"/>
                <w:lang w:val="en-GB"/>
              </w:rPr>
              <w:t>TÀI LIỆU THAM KHẢO</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_Toc93691819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30</w:t>
            </w:r>
            <w:r w:rsidR="00872032" w:rsidRPr="00667960">
              <w:rPr>
                <w:rFonts w:ascii="Times New Roman" w:hAnsi="Times New Roman"/>
                <w:webHidden/>
              </w:rPr>
              <w:fldChar w:fldCharType="end"/>
            </w:r>
          </w:hyperlink>
        </w:p>
        <w:p w14:paraId="30859F29" w14:textId="07964C32" w:rsidR="00872032" w:rsidRPr="00667960" w:rsidRDefault="00BC4F07">
          <w:pPr>
            <w:pStyle w:val="Mucluc1"/>
            <w:rPr>
              <w:rFonts w:ascii="Times New Roman" w:hAnsi="Times New Roman"/>
              <w:b w:val="0"/>
              <w:sz w:val="22"/>
              <w:szCs w:val="22"/>
              <w:lang w:val="en-US"/>
            </w:rPr>
          </w:pPr>
          <w:hyperlink w:anchor="_Toc93691820" w:history="1">
            <w:r w:rsidR="00872032" w:rsidRPr="00667960">
              <w:rPr>
                <w:rStyle w:val="Siuktni"/>
                <w:rFonts w:ascii="Times New Roman" w:hAnsi="Times New Roman"/>
                <w:lang w:val="en-GB"/>
              </w:rPr>
              <w:t>PHỤ LỤC – BẢNG PHÂN CÔNG ĐÁNH GIÁ THÀNH VIÊN</w:t>
            </w:r>
            <w:r w:rsidR="00872032" w:rsidRPr="00667960">
              <w:rPr>
                <w:rFonts w:ascii="Times New Roman" w:hAnsi="Times New Roman"/>
                <w:webHidden/>
              </w:rPr>
              <w:tab/>
            </w:r>
            <w:r w:rsidR="00872032" w:rsidRPr="00667960">
              <w:rPr>
                <w:rFonts w:ascii="Times New Roman" w:hAnsi="Times New Roman"/>
                <w:webHidden/>
              </w:rPr>
              <w:fldChar w:fldCharType="begin"/>
            </w:r>
            <w:r w:rsidR="00872032" w:rsidRPr="00667960">
              <w:rPr>
                <w:rFonts w:ascii="Times New Roman" w:hAnsi="Times New Roman"/>
                <w:webHidden/>
              </w:rPr>
              <w:instrText xml:space="preserve"> PAGEREF _Toc93691820 \h </w:instrText>
            </w:r>
            <w:r w:rsidR="00872032" w:rsidRPr="00667960">
              <w:rPr>
                <w:rFonts w:ascii="Times New Roman" w:hAnsi="Times New Roman"/>
                <w:webHidden/>
              </w:rPr>
            </w:r>
            <w:r w:rsidR="00872032" w:rsidRPr="00667960">
              <w:rPr>
                <w:rFonts w:ascii="Times New Roman" w:hAnsi="Times New Roman"/>
                <w:webHidden/>
              </w:rPr>
              <w:fldChar w:fldCharType="separate"/>
            </w:r>
            <w:r w:rsidR="002F1900">
              <w:rPr>
                <w:rFonts w:ascii="Times New Roman" w:hAnsi="Times New Roman"/>
                <w:webHidden/>
              </w:rPr>
              <w:t>31</w:t>
            </w:r>
            <w:r w:rsidR="00872032" w:rsidRPr="00667960">
              <w:rPr>
                <w:rFonts w:ascii="Times New Roman" w:hAnsi="Times New Roman"/>
                <w:webHidden/>
              </w:rPr>
              <w:fldChar w:fldCharType="end"/>
            </w:r>
          </w:hyperlink>
        </w:p>
        <w:p w14:paraId="11EEE93B" w14:textId="1137AB8F" w:rsidR="00CD70FC" w:rsidRPr="00667960" w:rsidRDefault="00175046" w:rsidP="00280F74">
          <w:pPr>
            <w:rPr>
              <w:rFonts w:ascii="Times New Roman" w:hAnsi="Times New Roman" w:cs="Times New Roman"/>
              <w:b/>
              <w:bCs/>
            </w:rPr>
          </w:pPr>
          <w:r w:rsidRPr="00667960">
            <w:rPr>
              <w:rFonts w:ascii="Times New Roman" w:hAnsi="Times New Roman" w:cs="Times New Roman"/>
              <w:b/>
              <w:bCs/>
            </w:rPr>
            <w:fldChar w:fldCharType="end"/>
          </w:r>
        </w:p>
      </w:sdtContent>
    </w:sdt>
    <w:p w14:paraId="37B0F172" w14:textId="4CC6CA8E" w:rsidR="00AB7DD2" w:rsidRDefault="00AB7DD2" w:rsidP="009449CE">
      <w:pPr>
        <w:rPr>
          <w:rFonts w:ascii="Times New Roman" w:hAnsi="Times New Roman" w:cs="Times New Roman"/>
        </w:rPr>
      </w:pPr>
    </w:p>
    <w:p w14:paraId="01557784" w14:textId="46D6B2D5" w:rsidR="00667960" w:rsidRDefault="00667960" w:rsidP="009449CE">
      <w:pPr>
        <w:rPr>
          <w:rFonts w:ascii="Times New Roman" w:hAnsi="Times New Roman" w:cs="Times New Roman"/>
        </w:rPr>
      </w:pPr>
    </w:p>
    <w:p w14:paraId="359771D8" w14:textId="57B26810" w:rsidR="00667960" w:rsidRDefault="00667960" w:rsidP="009449CE">
      <w:pPr>
        <w:rPr>
          <w:rFonts w:ascii="Times New Roman" w:hAnsi="Times New Roman" w:cs="Times New Roman"/>
        </w:rPr>
      </w:pPr>
    </w:p>
    <w:p w14:paraId="724F045A" w14:textId="613FD0AE" w:rsidR="00667960" w:rsidRDefault="00667960" w:rsidP="009449CE">
      <w:pPr>
        <w:rPr>
          <w:rFonts w:ascii="Times New Roman" w:hAnsi="Times New Roman" w:cs="Times New Roman"/>
        </w:rPr>
      </w:pPr>
    </w:p>
    <w:p w14:paraId="68358EBB" w14:textId="60FBC4B5" w:rsidR="00667960" w:rsidRDefault="00667960" w:rsidP="009449CE">
      <w:pPr>
        <w:rPr>
          <w:rFonts w:ascii="Times New Roman" w:hAnsi="Times New Roman" w:cs="Times New Roman"/>
        </w:rPr>
      </w:pPr>
    </w:p>
    <w:p w14:paraId="35B62C65" w14:textId="35DDDC53" w:rsidR="00667960" w:rsidRDefault="00667960" w:rsidP="009449CE">
      <w:pPr>
        <w:rPr>
          <w:rFonts w:ascii="Times New Roman" w:hAnsi="Times New Roman" w:cs="Times New Roman"/>
        </w:rPr>
      </w:pPr>
    </w:p>
    <w:p w14:paraId="1B5A39E4" w14:textId="6CF9042D" w:rsidR="00667960" w:rsidRDefault="00667960" w:rsidP="009449CE">
      <w:pPr>
        <w:rPr>
          <w:rFonts w:ascii="Times New Roman" w:hAnsi="Times New Roman" w:cs="Times New Roman"/>
        </w:rPr>
      </w:pPr>
    </w:p>
    <w:p w14:paraId="28223420" w14:textId="61CFF49C" w:rsidR="00667960" w:rsidRDefault="00667960" w:rsidP="009449CE">
      <w:pPr>
        <w:rPr>
          <w:rFonts w:ascii="Times New Roman" w:hAnsi="Times New Roman" w:cs="Times New Roman"/>
        </w:rPr>
      </w:pPr>
    </w:p>
    <w:p w14:paraId="01E7F990" w14:textId="36211C5C" w:rsidR="00667960" w:rsidRDefault="00667960" w:rsidP="009449CE">
      <w:pPr>
        <w:rPr>
          <w:rFonts w:ascii="Times New Roman" w:hAnsi="Times New Roman" w:cs="Times New Roman"/>
        </w:rPr>
      </w:pPr>
    </w:p>
    <w:p w14:paraId="2F49D927" w14:textId="181CFAAD" w:rsidR="00667960" w:rsidRDefault="00667960" w:rsidP="009449CE">
      <w:pPr>
        <w:rPr>
          <w:rFonts w:ascii="Times New Roman" w:hAnsi="Times New Roman" w:cs="Times New Roman"/>
        </w:rPr>
      </w:pPr>
    </w:p>
    <w:p w14:paraId="2AC9861B" w14:textId="128904C1" w:rsidR="00667960" w:rsidRDefault="00667960" w:rsidP="009449CE">
      <w:pPr>
        <w:rPr>
          <w:rFonts w:ascii="Times New Roman" w:hAnsi="Times New Roman" w:cs="Times New Roman"/>
        </w:rPr>
      </w:pPr>
    </w:p>
    <w:p w14:paraId="2D8822E0" w14:textId="63687EE9" w:rsidR="00667960" w:rsidRDefault="00667960" w:rsidP="009449CE">
      <w:pPr>
        <w:rPr>
          <w:rFonts w:ascii="Times New Roman" w:hAnsi="Times New Roman" w:cs="Times New Roman"/>
        </w:rPr>
      </w:pPr>
    </w:p>
    <w:p w14:paraId="3AD9AD40" w14:textId="5F232E1B" w:rsidR="00667960" w:rsidRDefault="00667960" w:rsidP="009449CE">
      <w:pPr>
        <w:rPr>
          <w:rFonts w:ascii="Times New Roman" w:hAnsi="Times New Roman" w:cs="Times New Roman"/>
        </w:rPr>
      </w:pPr>
    </w:p>
    <w:p w14:paraId="4F32DE79" w14:textId="5D43520B" w:rsidR="00667960" w:rsidRDefault="00667960" w:rsidP="009449CE">
      <w:pPr>
        <w:rPr>
          <w:rFonts w:ascii="Times New Roman" w:hAnsi="Times New Roman" w:cs="Times New Roman"/>
        </w:rPr>
      </w:pPr>
    </w:p>
    <w:p w14:paraId="7AAF5F43" w14:textId="77777777" w:rsidR="00667960" w:rsidRPr="00667960" w:rsidRDefault="00667960" w:rsidP="009449CE">
      <w:pPr>
        <w:rPr>
          <w:rFonts w:ascii="Times New Roman" w:hAnsi="Times New Roman" w:cs="Times New Roman"/>
        </w:rPr>
      </w:pPr>
    </w:p>
    <w:p w14:paraId="595EB171" w14:textId="388AB9B4" w:rsidR="00DD043B" w:rsidRPr="00667960" w:rsidRDefault="00257A5A" w:rsidP="00B52B35">
      <w:pPr>
        <w:pStyle w:val="u1"/>
        <w:jc w:val="center"/>
        <w:rPr>
          <w:rFonts w:ascii="Times New Roman" w:eastAsia="Symbol" w:hAnsi="Times New Roman" w:cs="Times New Roman"/>
          <w:shd w:val="clear" w:color="auto" w:fill="FFFFFF"/>
          <w:lang w:val="en-US"/>
        </w:rPr>
      </w:pPr>
      <w:bookmarkStart w:id="1" w:name="_Toc93691786"/>
      <w:r w:rsidRPr="00667960">
        <w:rPr>
          <w:rFonts w:ascii="Times New Roman" w:eastAsia="Symbol" w:hAnsi="Times New Roman" w:cs="Times New Roman"/>
          <w:shd w:val="clear" w:color="auto" w:fill="FFFFFF"/>
          <w:lang w:val="en-US"/>
        </w:rPr>
        <w:lastRenderedPageBreak/>
        <w:t>GIỚI THIỆU BÀI TOÁN</w:t>
      </w:r>
      <w:bookmarkEnd w:id="1"/>
    </w:p>
    <w:p w14:paraId="6AF330B7" w14:textId="67411309" w:rsidR="00DD043B" w:rsidRPr="00667960" w:rsidRDefault="3A5A2935" w:rsidP="00DD043B">
      <w:pPr>
        <w:pStyle w:val="u2"/>
        <w:rPr>
          <w:rFonts w:ascii="Times New Roman" w:eastAsia="Symbol" w:hAnsi="Times New Roman" w:cs="Times New Roman"/>
          <w:shd w:val="clear" w:color="auto" w:fill="FFFFFF"/>
          <w:lang w:val="en-US"/>
        </w:rPr>
      </w:pPr>
      <w:bookmarkStart w:id="2" w:name="_Toc93691787"/>
      <w:r w:rsidRPr="00667960">
        <w:rPr>
          <w:rFonts w:ascii="Times New Roman" w:eastAsia="Symbol" w:hAnsi="Times New Roman" w:cs="Times New Roman"/>
          <w:shd w:val="clear" w:color="auto" w:fill="FFFFFF"/>
          <w:lang w:val="en-US"/>
        </w:rPr>
        <w:t xml:space="preserve">Giới thiệu </w:t>
      </w:r>
      <w:r w:rsidR="00980FEF" w:rsidRPr="00667960">
        <w:rPr>
          <w:rFonts w:ascii="Times New Roman" w:eastAsia="Symbol" w:hAnsi="Times New Roman" w:cs="Times New Roman"/>
          <w:shd w:val="clear" w:color="auto" w:fill="FFFFFF"/>
          <w:lang w:val="en-US"/>
        </w:rPr>
        <w:t>bài toán</w:t>
      </w:r>
      <w:bookmarkEnd w:id="2"/>
    </w:p>
    <w:p w14:paraId="16B4D942" w14:textId="5E726D57" w:rsidR="00F771B9" w:rsidRPr="00667960" w:rsidRDefault="00257A5A" w:rsidP="00257A5A">
      <w:pPr>
        <w:ind w:firstLine="357"/>
        <w:rPr>
          <w:rFonts w:ascii="Times New Roman" w:hAnsi="Times New Roman" w:cs="Times New Roman"/>
          <w:shd w:val="clear" w:color="auto" w:fill="FFFFFF"/>
        </w:rPr>
      </w:pPr>
      <w:r w:rsidRPr="00667960">
        <w:rPr>
          <w:rFonts w:ascii="Times New Roman" w:hAnsi="Times New Roman" w:cs="Times New Roman"/>
          <w:shd w:val="clear" w:color="auto" w:fill="FFFFFF"/>
        </w:rPr>
        <w:t xml:space="preserve">Part of speech (POS) tagging là một trong những phương pháp quan trọng của xử lý ngôn ngữ tự nhiên, cũng như trong việc hiểu nội dung câu hoặc văn bản. POS là thuật ngữ truyền thống để chỉ các loại từ được phân biệt về mặt ngữ pháp trong một ngôn ngữ. Trong quá trình phát triển chúng ta quen với việc xác định từ loại trong văn bản. Đọc một câu chúng ta có thể xác định rõ tử loại như là danh từ, động từ hoặc tính từ… Để xác định từ rõ từ loại trong câu thường phức tạp hơn nhiều trong việc ánh xạ các từ qua từ điển. Đó là bởi vì một từ có thể được gán rất nhiều từ loại dựa vào ngữ cảnh của văn bản. Đây gọi là sự nhập nhằng. Thật khó để ta xác định một từ đó thuộc từ loại nào dựa vào một ngữ liệu nhất định vì tất cả ngữ cảnh mới và từ mới mỗi ngày liên tục xuất hiện đó cũng là vấn đề cho việc gán từ loại thủ công. Phân biệt các bộ phận của từ trong câu sẽ giúp ta hiểu rõ hơn về ý nghĩa của câu. Điều này cực kỳ quan trọng trong các truy vấn tìm kiếm. Việc xác định danh từ riêng, tổ chức, ký hiệu  hoặc bất kỳ thứ gì tương tự sẽ cải thiện đáng kể mọi thứ, từ nhận dạng giọng nói đến tìm kiếm. </w:t>
      </w:r>
    </w:p>
    <w:p w14:paraId="3FC111DB" w14:textId="77777777" w:rsidR="00980FEF" w:rsidRPr="00667960" w:rsidRDefault="00980FEF" w:rsidP="00257A5A">
      <w:pPr>
        <w:ind w:firstLine="357"/>
        <w:rPr>
          <w:rFonts w:ascii="Times New Roman" w:hAnsi="Times New Roman" w:cs="Times New Roman"/>
          <w:shd w:val="clear" w:color="auto" w:fill="FFFFFF"/>
          <w:lang w:val="en-US"/>
        </w:rPr>
      </w:pPr>
      <w:r w:rsidRPr="00667960">
        <w:rPr>
          <w:rFonts w:ascii="Times New Roman" w:hAnsi="Times New Roman" w:cs="Times New Roman"/>
          <w:b/>
          <w:bCs/>
          <w:shd w:val="clear" w:color="auto" w:fill="FFFFFF"/>
          <w:lang w:val="en-US"/>
        </w:rPr>
        <w:t>Nhãn (Tag)</w:t>
      </w:r>
      <w:r w:rsidRPr="00667960">
        <w:rPr>
          <w:rFonts w:ascii="Times New Roman" w:hAnsi="Times New Roman" w:cs="Times New Roman"/>
          <w:shd w:val="clear" w:color="auto" w:fill="FFFFFF"/>
          <w:lang w:val="en-US"/>
        </w:rPr>
        <w:t xml:space="preserve">: Là một ký hiệu được gán cho mỗi từ trong ngữ liệu, nhãn có thể thể hiện từ loại, chức năng, thì của từ trong câu đó. </w:t>
      </w:r>
    </w:p>
    <w:p w14:paraId="683C5C85" w14:textId="6EB20D9C" w:rsidR="00980FEF" w:rsidRPr="00667960" w:rsidRDefault="00980FEF" w:rsidP="00257A5A">
      <w:pPr>
        <w:ind w:firstLine="357"/>
        <w:rPr>
          <w:rFonts w:ascii="Times New Roman" w:hAnsi="Times New Roman" w:cs="Times New Roman"/>
          <w:shd w:val="clear" w:color="auto" w:fill="FFFFFF"/>
          <w:lang w:val="en-US"/>
        </w:rPr>
      </w:pPr>
      <w:r w:rsidRPr="00667960">
        <w:rPr>
          <w:rFonts w:ascii="Times New Roman" w:hAnsi="Times New Roman" w:cs="Times New Roman"/>
          <w:b/>
          <w:bCs/>
          <w:shd w:val="clear" w:color="auto" w:fill="FFFFFF"/>
          <w:lang w:val="en-US"/>
        </w:rPr>
        <w:t>Bộ nhãn (Tagset)</w:t>
      </w:r>
      <w:r w:rsidRPr="00667960">
        <w:rPr>
          <w:rFonts w:ascii="Times New Roman" w:hAnsi="Times New Roman" w:cs="Times New Roman"/>
          <w:shd w:val="clear" w:color="auto" w:fill="FFFFFF"/>
          <w:lang w:val="en-US"/>
        </w:rPr>
        <w:t>: Là một tập hợp các nhãn được quy ước cho một ngôn ngữ nhất định. Các bộ nhãn có thể rất khác nhau hoặc rất giống nhau tùy thuộc vào mức tương đồng giữa các ngôn ngữ</w:t>
      </w:r>
    </w:p>
    <w:p w14:paraId="6FCDC47C" w14:textId="77777777" w:rsidR="00DA61AA" w:rsidRPr="00667960" w:rsidRDefault="00DA61AA" w:rsidP="00DA61AA">
      <w:pPr>
        <w:ind w:firstLine="357"/>
        <w:rPr>
          <w:rFonts w:ascii="Times New Roman" w:hAnsi="Times New Roman" w:cs="Times New Roman"/>
          <w:shd w:val="clear" w:color="auto" w:fill="FFFFFF"/>
          <w:lang w:val="en-US"/>
        </w:rPr>
      </w:pPr>
      <w:r w:rsidRPr="00667960">
        <w:rPr>
          <w:rFonts w:ascii="Times New Roman" w:hAnsi="Times New Roman" w:cs="Times New Roman"/>
          <w:shd w:val="clear" w:color="auto" w:fill="FFFFFF"/>
        </w:rPr>
        <w:t>Trong đề tài này nhóm sẽ sử d</w:t>
      </w:r>
      <w:r w:rsidRPr="00667960">
        <w:rPr>
          <w:rFonts w:ascii="Times New Roman" w:hAnsi="Times New Roman" w:cs="Times New Roman"/>
          <w:shd w:val="clear" w:color="auto" w:fill="FFFFFF"/>
          <w:lang w:val="en-US"/>
        </w:rPr>
        <w:t>ụ</w:t>
      </w:r>
      <w:r w:rsidRPr="00667960">
        <w:rPr>
          <w:rFonts w:ascii="Times New Roman" w:hAnsi="Times New Roman" w:cs="Times New Roman"/>
          <w:shd w:val="clear" w:color="auto" w:fill="FFFFFF"/>
        </w:rPr>
        <w:t xml:space="preserve">ng </w:t>
      </w:r>
      <w:r w:rsidRPr="00667960">
        <w:rPr>
          <w:rFonts w:ascii="Times New Roman" w:hAnsi="Times New Roman" w:cs="Times New Roman"/>
          <w:shd w:val="clear" w:color="auto" w:fill="FFFFFF"/>
          <w:lang w:val="en-US"/>
        </w:rPr>
        <w:t xml:space="preserve">các phương pháp tách từ là Maximum Matching và WFST. Gán nhãn từ loại với </w:t>
      </w:r>
      <w:r w:rsidRPr="00667960">
        <w:rPr>
          <w:rFonts w:ascii="Times New Roman" w:hAnsi="Times New Roman" w:cs="Times New Roman"/>
          <w:shd w:val="clear" w:color="auto" w:fill="FFFFFF"/>
        </w:rPr>
        <w:t>mô hình Hidden Markov kết hợp thuật toán Viterbi</w:t>
      </w:r>
      <w:r w:rsidRPr="00667960">
        <w:rPr>
          <w:rFonts w:ascii="Times New Roman" w:hAnsi="Times New Roman" w:cs="Times New Roman"/>
          <w:shd w:val="clear" w:color="auto" w:fill="FFFFFF"/>
          <w:lang w:val="en-US"/>
        </w:rPr>
        <w:t>.</w:t>
      </w:r>
    </w:p>
    <w:p w14:paraId="07A6D593" w14:textId="77777777" w:rsidR="00DA61AA" w:rsidRPr="00667960" w:rsidRDefault="00DA61AA" w:rsidP="00257A5A">
      <w:pPr>
        <w:ind w:firstLine="357"/>
        <w:rPr>
          <w:rFonts w:ascii="Times New Roman" w:hAnsi="Times New Roman" w:cs="Times New Roman"/>
          <w:shd w:val="clear" w:color="auto" w:fill="FFFFFF"/>
          <w:lang w:val="en-US"/>
        </w:rPr>
      </w:pPr>
    </w:p>
    <w:p w14:paraId="7E053621" w14:textId="55CF2F92" w:rsidR="00B13F87" w:rsidRPr="00667960" w:rsidRDefault="00980FEF" w:rsidP="00B13F87">
      <w:pPr>
        <w:pStyle w:val="u2"/>
        <w:rPr>
          <w:rFonts w:ascii="Times New Roman" w:hAnsi="Times New Roman" w:cs="Times New Roman"/>
          <w:lang w:val="en-US"/>
        </w:rPr>
      </w:pPr>
      <w:bookmarkStart w:id="3" w:name="_Toc93691788"/>
      <w:r w:rsidRPr="00667960">
        <w:rPr>
          <w:rFonts w:ascii="Times New Roman" w:hAnsi="Times New Roman" w:cs="Times New Roman"/>
          <w:lang w:val="en-US"/>
        </w:rPr>
        <w:t>Ý tưởng thực hiện</w:t>
      </w:r>
      <w:bookmarkEnd w:id="3"/>
    </w:p>
    <w:p w14:paraId="0E573A9A" w14:textId="456D0E61" w:rsidR="00980FEF" w:rsidRPr="00667960" w:rsidRDefault="00980FEF" w:rsidP="00C44BF4">
      <w:pPr>
        <w:pStyle w:val="oancuaDanhsach"/>
        <w:numPr>
          <w:ilvl w:val="0"/>
          <w:numId w:val="6"/>
        </w:numPr>
        <w:rPr>
          <w:rFonts w:ascii="Times New Roman" w:hAnsi="Times New Roman" w:cs="Times New Roman"/>
          <w:lang w:val="en-US"/>
        </w:rPr>
      </w:pPr>
      <w:r w:rsidRPr="00667960">
        <w:rPr>
          <w:rFonts w:ascii="Times New Roman" w:hAnsi="Times New Roman" w:cs="Times New Roman"/>
          <w:lang w:val="en-US"/>
        </w:rPr>
        <w:t>Bước 1 : Đầu vào là các câu văn thu thập được</w:t>
      </w:r>
    </w:p>
    <w:p w14:paraId="0F89AAF8" w14:textId="16DBAC94" w:rsidR="00980FEF" w:rsidRPr="00667960" w:rsidRDefault="00980FEF" w:rsidP="00C44BF4">
      <w:pPr>
        <w:pStyle w:val="oancuaDanhsach"/>
        <w:numPr>
          <w:ilvl w:val="0"/>
          <w:numId w:val="6"/>
        </w:numPr>
        <w:rPr>
          <w:rFonts w:ascii="Times New Roman" w:hAnsi="Times New Roman" w:cs="Times New Roman"/>
          <w:lang w:val="en-US"/>
        </w:rPr>
      </w:pPr>
      <w:r w:rsidRPr="00667960">
        <w:rPr>
          <w:rFonts w:ascii="Times New Roman" w:hAnsi="Times New Roman" w:cs="Times New Roman"/>
          <w:lang w:val="en-US"/>
        </w:rPr>
        <w:t xml:space="preserve">Bước 2 : Tiền xử lý </w:t>
      </w:r>
      <w:r w:rsidR="00C61953" w:rsidRPr="00667960">
        <w:rPr>
          <w:rFonts w:ascii="Times New Roman" w:hAnsi="Times New Roman" w:cs="Times New Roman"/>
          <w:lang w:val="en-US"/>
        </w:rPr>
        <w:t>các câu đầu vào</w:t>
      </w:r>
    </w:p>
    <w:p w14:paraId="04786231" w14:textId="5C895A98" w:rsidR="00C61953" w:rsidRPr="00667960" w:rsidRDefault="00C61953" w:rsidP="00C44BF4">
      <w:pPr>
        <w:pStyle w:val="oancuaDanhsach"/>
        <w:numPr>
          <w:ilvl w:val="0"/>
          <w:numId w:val="6"/>
        </w:numPr>
        <w:rPr>
          <w:rFonts w:ascii="Times New Roman" w:hAnsi="Times New Roman" w:cs="Times New Roman"/>
          <w:lang w:val="en-US"/>
        </w:rPr>
      </w:pPr>
      <w:r w:rsidRPr="00667960">
        <w:rPr>
          <w:rFonts w:ascii="Times New Roman" w:hAnsi="Times New Roman" w:cs="Times New Roman"/>
          <w:lang w:val="en-US"/>
        </w:rPr>
        <w:t>Bước 3 : Thực hiện tách từ cho các câu đã tiền xử lý</w:t>
      </w:r>
    </w:p>
    <w:p w14:paraId="1C6569EA" w14:textId="5AEF6F52" w:rsidR="00C61953" w:rsidRPr="00667960" w:rsidRDefault="00C61953" w:rsidP="00C44BF4">
      <w:pPr>
        <w:pStyle w:val="oancuaDanhsach"/>
        <w:numPr>
          <w:ilvl w:val="0"/>
          <w:numId w:val="6"/>
        </w:numPr>
        <w:rPr>
          <w:rFonts w:ascii="Times New Roman" w:hAnsi="Times New Roman" w:cs="Times New Roman"/>
          <w:lang w:val="en-US"/>
        </w:rPr>
      </w:pPr>
      <w:r w:rsidRPr="00667960">
        <w:rPr>
          <w:rFonts w:ascii="Times New Roman" w:hAnsi="Times New Roman" w:cs="Times New Roman"/>
          <w:lang w:val="en-US"/>
        </w:rPr>
        <w:t>Bước 4 : Gán nhãn từ loại cho kết quả tách từ</w:t>
      </w:r>
    </w:p>
    <w:p w14:paraId="273FB376" w14:textId="1B3083B4" w:rsidR="00590F24" w:rsidRPr="00667960" w:rsidRDefault="00C61953" w:rsidP="0011455A">
      <w:pPr>
        <w:pStyle w:val="oancuaDanhsach"/>
        <w:numPr>
          <w:ilvl w:val="0"/>
          <w:numId w:val="6"/>
        </w:numPr>
        <w:rPr>
          <w:rFonts w:ascii="Times New Roman" w:hAnsi="Times New Roman" w:cs="Times New Roman"/>
          <w:lang w:val="en-US"/>
        </w:rPr>
      </w:pPr>
      <w:r w:rsidRPr="00667960">
        <w:rPr>
          <w:rFonts w:ascii="Times New Roman" w:hAnsi="Times New Roman" w:cs="Times New Roman"/>
          <w:lang w:val="en-US"/>
        </w:rPr>
        <w:t>Bước 5 : Đầu ra là văn bản đã được gán nhãn từ loại</w:t>
      </w:r>
    </w:p>
    <w:p w14:paraId="2337A372" w14:textId="7B6CCE99" w:rsidR="00DD043B" w:rsidRPr="00667960" w:rsidRDefault="00AB7DD2" w:rsidP="00B52B35">
      <w:pPr>
        <w:pStyle w:val="u1"/>
        <w:jc w:val="center"/>
        <w:rPr>
          <w:rFonts w:ascii="Times New Roman" w:eastAsia="Symbol" w:hAnsi="Times New Roman" w:cs="Times New Roman"/>
          <w:shd w:val="clear" w:color="auto" w:fill="FFFFFF"/>
          <w:lang w:val="en-US"/>
        </w:rPr>
      </w:pPr>
      <w:bookmarkStart w:id="4" w:name="_Toc93691789"/>
      <w:r w:rsidRPr="00667960">
        <w:rPr>
          <w:rFonts w:ascii="Times New Roman" w:eastAsia="Symbol" w:hAnsi="Times New Roman" w:cs="Times New Roman"/>
          <w:shd w:val="clear" w:color="auto" w:fill="FFFFFF"/>
          <w:lang w:val="en-US"/>
        </w:rPr>
        <w:lastRenderedPageBreak/>
        <w:t>THU THẬP DỮ LIỆU</w:t>
      </w:r>
      <w:bookmarkEnd w:id="4"/>
    </w:p>
    <w:p w14:paraId="6449E9E8" w14:textId="3A6C5BE8" w:rsidR="006D7B11" w:rsidRPr="00667960" w:rsidRDefault="00060878" w:rsidP="006D7B11">
      <w:pPr>
        <w:pStyle w:val="u2"/>
        <w:rPr>
          <w:rFonts w:ascii="Times New Roman" w:eastAsia="Symbol" w:hAnsi="Times New Roman" w:cs="Times New Roman"/>
          <w:shd w:val="clear" w:color="auto" w:fill="FFFFFF"/>
          <w:lang w:val="en-US"/>
        </w:rPr>
      </w:pPr>
      <w:bookmarkStart w:id="5" w:name="_Toc93691790"/>
      <w:r w:rsidRPr="00667960">
        <w:rPr>
          <w:rFonts w:ascii="Times New Roman" w:eastAsia="Symbol" w:hAnsi="Times New Roman" w:cs="Times New Roman"/>
          <w:shd w:val="clear" w:color="auto" w:fill="FFFFFF"/>
          <w:lang w:val="en-US"/>
        </w:rPr>
        <w:t>Nguồn thu thập</w:t>
      </w:r>
      <w:bookmarkEnd w:id="5"/>
    </w:p>
    <w:p w14:paraId="15860A94" w14:textId="5EF7CDA8" w:rsidR="00205ABC" w:rsidRPr="00667960" w:rsidRDefault="00EB0E42" w:rsidP="00004A4D">
      <w:pPr>
        <w:ind w:left="425" w:firstLine="153"/>
        <w:rPr>
          <w:rFonts w:ascii="Times New Roman" w:hAnsi="Times New Roman" w:cs="Times New Roman"/>
          <w:lang w:val="en-US"/>
        </w:rPr>
      </w:pPr>
      <w:r w:rsidRPr="00667960">
        <w:rPr>
          <w:rFonts w:ascii="Times New Roman" w:hAnsi="Times New Roman" w:cs="Times New Roman"/>
          <w:lang w:val="en-US"/>
        </w:rPr>
        <w:t xml:space="preserve">Gồm các câu bất kỳ thuộc nhiều chủ đề được thu thập từ các trang báo điện tử cũng như mạng xã hội như </w:t>
      </w:r>
      <w:hyperlink r:id="rId12" w:history="1">
        <w:r w:rsidRPr="00667960">
          <w:rPr>
            <w:rStyle w:val="Siuktni"/>
            <w:rFonts w:ascii="Times New Roman" w:hAnsi="Times New Roman" w:cs="Times New Roman"/>
            <w:lang w:val="en-US"/>
          </w:rPr>
          <w:t>https://vnexpress.net/</w:t>
        </w:r>
      </w:hyperlink>
      <w:r w:rsidRPr="00667960">
        <w:rPr>
          <w:rFonts w:ascii="Times New Roman" w:hAnsi="Times New Roman" w:cs="Times New Roman"/>
          <w:lang w:val="en-US"/>
        </w:rPr>
        <w:t xml:space="preserve">, </w:t>
      </w:r>
      <w:hyperlink r:id="rId13" w:history="1">
        <w:r w:rsidRPr="00667960">
          <w:rPr>
            <w:rStyle w:val="Siuktni"/>
            <w:rFonts w:ascii="Times New Roman" w:hAnsi="Times New Roman" w:cs="Times New Roman"/>
            <w:lang w:val="en-US"/>
          </w:rPr>
          <w:t>https://Facebook.com.vn/</w:t>
        </w:r>
      </w:hyperlink>
      <w:r w:rsidRPr="00667960">
        <w:rPr>
          <w:rFonts w:ascii="Times New Roman" w:hAnsi="Times New Roman" w:cs="Times New Roman"/>
          <w:lang w:val="en-US"/>
        </w:rPr>
        <w:t xml:space="preserve"> </w:t>
      </w:r>
      <w:r w:rsidR="0035398D" w:rsidRPr="00667960">
        <w:rPr>
          <w:rFonts w:ascii="Times New Roman" w:hAnsi="Times New Roman" w:cs="Times New Roman"/>
          <w:lang w:val="en-US"/>
        </w:rPr>
        <w:t xml:space="preserve">, và các câu mà nhóm tự nghĩ ra </w:t>
      </w:r>
      <w:r w:rsidR="00503B97" w:rsidRPr="00667960">
        <w:rPr>
          <w:rFonts w:ascii="Times New Roman" w:hAnsi="Times New Roman" w:cs="Times New Roman"/>
          <w:lang w:val="en-US"/>
        </w:rPr>
        <w:t>trong đó có các câu mang tính nhọc nhằn để kiểm tra cách xử lí của thuật toán</w:t>
      </w:r>
      <w:r w:rsidR="00205ABC" w:rsidRPr="00667960">
        <w:rPr>
          <w:rFonts w:ascii="Times New Roman" w:hAnsi="Times New Roman" w:cs="Times New Roman"/>
          <w:lang w:val="en-US"/>
        </w:rPr>
        <w:t>.</w:t>
      </w:r>
    </w:p>
    <w:p w14:paraId="49FFFBDC" w14:textId="4A058A0C" w:rsidR="00834493" w:rsidRPr="00667960" w:rsidRDefault="00060878" w:rsidP="00834493">
      <w:pPr>
        <w:pStyle w:val="u2"/>
        <w:rPr>
          <w:rFonts w:ascii="Times New Roman" w:hAnsi="Times New Roman" w:cs="Times New Roman"/>
          <w:lang w:val="en-US"/>
        </w:rPr>
      </w:pPr>
      <w:bookmarkStart w:id="6" w:name="_Toc93691791"/>
      <w:r w:rsidRPr="00667960">
        <w:rPr>
          <w:rFonts w:ascii="Times New Roman" w:eastAsia="Symbol" w:hAnsi="Times New Roman" w:cs="Times New Roman"/>
          <w:shd w:val="clear" w:color="auto" w:fill="FFFFFF"/>
          <w:lang w:val="en-US"/>
        </w:rPr>
        <w:t>Thông tin dữ liệu</w:t>
      </w:r>
      <w:bookmarkEnd w:id="6"/>
      <w:r w:rsidR="00831805" w:rsidRPr="00667960">
        <w:rPr>
          <w:rFonts w:ascii="Times New Roman" w:hAnsi="Times New Roman" w:cs="Times New Roman"/>
          <w:lang w:val="en-US"/>
        </w:rPr>
        <w:t xml:space="preserve"> </w:t>
      </w:r>
    </w:p>
    <w:p w14:paraId="2CCD15B9" w14:textId="199C2F9E" w:rsidR="00834493" w:rsidRPr="00667960" w:rsidRDefault="00834493" w:rsidP="00834493">
      <w:pPr>
        <w:ind w:left="425"/>
        <w:rPr>
          <w:rFonts w:ascii="Times New Roman" w:hAnsi="Times New Roman" w:cs="Times New Roman"/>
          <w:lang w:val="en-US"/>
        </w:rPr>
      </w:pPr>
      <w:r w:rsidRPr="00667960">
        <w:rPr>
          <w:rFonts w:ascii="Times New Roman" w:hAnsi="Times New Roman" w:cs="Times New Roman"/>
          <w:lang w:val="en-US"/>
        </w:rPr>
        <w:t xml:space="preserve">Bộ dữ liệu thu thập được gồm : </w:t>
      </w:r>
    </w:p>
    <w:p w14:paraId="0E998085" w14:textId="23AE0764" w:rsidR="00BE7AAB" w:rsidRPr="00667960" w:rsidRDefault="00831805" w:rsidP="00F05037">
      <w:pPr>
        <w:pStyle w:val="oancuaDanhsach"/>
        <w:numPr>
          <w:ilvl w:val="0"/>
          <w:numId w:val="14"/>
        </w:numPr>
        <w:tabs>
          <w:tab w:val="left" w:pos="3540"/>
        </w:tabs>
        <w:rPr>
          <w:rFonts w:ascii="Times New Roman" w:hAnsi="Times New Roman" w:cs="Times New Roman"/>
          <w:lang w:val="en-US"/>
        </w:rPr>
      </w:pPr>
      <w:r w:rsidRPr="00667960">
        <w:rPr>
          <w:rFonts w:ascii="Times New Roman" w:hAnsi="Times New Roman" w:cs="Times New Roman"/>
          <w:lang w:val="en-US"/>
        </w:rPr>
        <w:t xml:space="preserve">Số lượng câu : </w:t>
      </w:r>
      <w:r w:rsidR="00C866E7" w:rsidRPr="00667960">
        <w:rPr>
          <w:rFonts w:ascii="Times New Roman" w:hAnsi="Times New Roman" w:cs="Times New Roman"/>
          <w:lang w:val="en-US"/>
        </w:rPr>
        <w:t>1</w:t>
      </w:r>
      <w:r w:rsidR="00BF1E4C" w:rsidRPr="00667960">
        <w:rPr>
          <w:rFonts w:ascii="Times New Roman" w:hAnsi="Times New Roman" w:cs="Times New Roman"/>
          <w:lang w:val="en-US"/>
        </w:rPr>
        <w:t>0</w:t>
      </w:r>
      <w:r w:rsidR="00C866E7" w:rsidRPr="00667960">
        <w:rPr>
          <w:rFonts w:ascii="Times New Roman" w:hAnsi="Times New Roman" w:cs="Times New Roman"/>
          <w:lang w:val="en-US"/>
        </w:rPr>
        <w:t>0</w:t>
      </w:r>
      <w:r w:rsidRPr="00667960">
        <w:rPr>
          <w:rFonts w:ascii="Times New Roman" w:hAnsi="Times New Roman" w:cs="Times New Roman"/>
          <w:lang w:val="en-US"/>
        </w:rPr>
        <w:t xml:space="preserve"> câu</w:t>
      </w:r>
    </w:p>
    <w:p w14:paraId="4BD1792E" w14:textId="77777777" w:rsidR="00BE7AAB" w:rsidRPr="00667960" w:rsidRDefault="00831805" w:rsidP="00F05037">
      <w:pPr>
        <w:pStyle w:val="oancuaDanhsach"/>
        <w:numPr>
          <w:ilvl w:val="0"/>
          <w:numId w:val="14"/>
        </w:numPr>
        <w:tabs>
          <w:tab w:val="left" w:pos="3540"/>
        </w:tabs>
        <w:rPr>
          <w:rFonts w:ascii="Times New Roman" w:hAnsi="Times New Roman" w:cs="Times New Roman"/>
          <w:lang w:val="en-US"/>
        </w:rPr>
      </w:pPr>
      <w:r w:rsidRPr="00667960">
        <w:rPr>
          <w:rFonts w:ascii="Times New Roman" w:hAnsi="Times New Roman" w:cs="Times New Roman"/>
          <w:lang w:val="en-US"/>
        </w:rPr>
        <w:t>Số từ nhiều nhất trong một câu : 30</w:t>
      </w:r>
    </w:p>
    <w:p w14:paraId="23C28A24" w14:textId="77777777" w:rsidR="00BE7AAB" w:rsidRPr="00667960" w:rsidRDefault="00831805" w:rsidP="00F05037">
      <w:pPr>
        <w:pStyle w:val="oancuaDanhsach"/>
        <w:numPr>
          <w:ilvl w:val="0"/>
          <w:numId w:val="14"/>
        </w:numPr>
        <w:tabs>
          <w:tab w:val="left" w:pos="3540"/>
        </w:tabs>
        <w:rPr>
          <w:rFonts w:ascii="Times New Roman" w:hAnsi="Times New Roman" w:cs="Times New Roman"/>
          <w:lang w:val="en-US"/>
        </w:rPr>
      </w:pPr>
      <w:r w:rsidRPr="00667960">
        <w:rPr>
          <w:rFonts w:ascii="Times New Roman" w:hAnsi="Times New Roman" w:cs="Times New Roman"/>
          <w:lang w:val="en-US"/>
        </w:rPr>
        <w:t xml:space="preserve">Số từ ít nhất trong một câu : 4 </w:t>
      </w:r>
    </w:p>
    <w:p w14:paraId="312886BA" w14:textId="77777777" w:rsidR="00BE7AAB" w:rsidRPr="00667960" w:rsidRDefault="00831805" w:rsidP="00F05037">
      <w:pPr>
        <w:pStyle w:val="oancuaDanhsach"/>
        <w:numPr>
          <w:ilvl w:val="0"/>
          <w:numId w:val="14"/>
        </w:numPr>
        <w:tabs>
          <w:tab w:val="left" w:pos="3540"/>
        </w:tabs>
        <w:rPr>
          <w:rFonts w:ascii="Times New Roman" w:hAnsi="Times New Roman" w:cs="Times New Roman"/>
          <w:lang w:val="en-US"/>
        </w:rPr>
      </w:pPr>
      <w:r w:rsidRPr="00667960">
        <w:rPr>
          <w:rFonts w:ascii="Times New Roman" w:hAnsi="Times New Roman" w:cs="Times New Roman"/>
          <w:lang w:val="en-US"/>
        </w:rPr>
        <w:t>Mỗi dòng là 1 câ</w:t>
      </w:r>
      <w:r w:rsidR="00BE7AAB" w:rsidRPr="00667960">
        <w:rPr>
          <w:rFonts w:ascii="Times New Roman" w:hAnsi="Times New Roman" w:cs="Times New Roman"/>
          <w:lang w:val="en-US"/>
        </w:rPr>
        <w:t>u</w:t>
      </w:r>
    </w:p>
    <w:p w14:paraId="40543FD5" w14:textId="328EF3B7" w:rsidR="00831805" w:rsidRPr="00667960" w:rsidRDefault="00831805" w:rsidP="00F05037">
      <w:pPr>
        <w:pStyle w:val="oancuaDanhsach"/>
        <w:numPr>
          <w:ilvl w:val="0"/>
          <w:numId w:val="14"/>
        </w:numPr>
        <w:tabs>
          <w:tab w:val="left" w:pos="3540"/>
        </w:tabs>
        <w:rPr>
          <w:rFonts w:ascii="Times New Roman" w:hAnsi="Times New Roman" w:cs="Times New Roman"/>
          <w:lang w:val="en-US"/>
        </w:rPr>
      </w:pPr>
      <w:r w:rsidRPr="00667960">
        <w:rPr>
          <w:rFonts w:ascii="Times New Roman" w:hAnsi="Times New Roman" w:cs="Times New Roman"/>
          <w:lang w:val="en-US"/>
        </w:rPr>
        <w:t>Các từ được phân cách với nhau bằng dấu cách.</w:t>
      </w:r>
    </w:p>
    <w:p w14:paraId="41BAED17" w14:textId="6B55538E" w:rsidR="004D1662" w:rsidRPr="00667960" w:rsidRDefault="00515225" w:rsidP="00407E92">
      <w:pPr>
        <w:keepNext/>
        <w:tabs>
          <w:tab w:val="left" w:pos="3540"/>
        </w:tabs>
        <w:ind w:left="360"/>
        <w:rPr>
          <w:rFonts w:ascii="Times New Roman" w:hAnsi="Times New Roman" w:cs="Times New Roman"/>
        </w:rPr>
      </w:pPr>
      <w:r w:rsidRPr="00667960">
        <w:rPr>
          <w:rFonts w:ascii="Times New Roman" w:hAnsi="Times New Roman" w:cs="Times New Roman"/>
        </w:rPr>
        <w:drawing>
          <wp:inline distT="0" distB="0" distL="0" distR="0" wp14:anchorId="0D9D8E8D" wp14:editId="269AB8FF">
            <wp:extent cx="6120130" cy="1764030"/>
            <wp:effectExtent l="0" t="0" r="0" b="762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4"/>
                    <a:stretch>
                      <a:fillRect/>
                    </a:stretch>
                  </pic:blipFill>
                  <pic:spPr>
                    <a:xfrm>
                      <a:off x="0" y="0"/>
                      <a:ext cx="6120130" cy="1764030"/>
                    </a:xfrm>
                    <a:prstGeom prst="rect">
                      <a:avLst/>
                    </a:prstGeom>
                  </pic:spPr>
                </pic:pic>
              </a:graphicData>
            </a:graphic>
          </wp:inline>
        </w:drawing>
      </w:r>
    </w:p>
    <w:p w14:paraId="486FDE95" w14:textId="58228BA6" w:rsidR="004D1662" w:rsidRPr="00667960" w:rsidRDefault="004D1662" w:rsidP="00CB29B7">
      <w:pPr>
        <w:tabs>
          <w:tab w:val="left" w:pos="3540"/>
        </w:tabs>
        <w:ind w:left="360"/>
        <w:rPr>
          <w:rFonts w:ascii="Times New Roman" w:hAnsi="Times New Roman" w:cs="Times New Roman"/>
          <w:lang w:val="en-US"/>
        </w:rPr>
      </w:pPr>
    </w:p>
    <w:p w14:paraId="40543FD0" w14:textId="5F7E2384" w:rsidR="004D1662" w:rsidRPr="00667960" w:rsidRDefault="004D1662" w:rsidP="00CB29B7">
      <w:pPr>
        <w:tabs>
          <w:tab w:val="left" w:pos="3540"/>
        </w:tabs>
        <w:ind w:left="360"/>
        <w:rPr>
          <w:rFonts w:ascii="Times New Roman" w:hAnsi="Times New Roman" w:cs="Times New Roman"/>
          <w:lang w:val="en-US"/>
        </w:rPr>
      </w:pPr>
    </w:p>
    <w:p w14:paraId="3085BDB0" w14:textId="77777777" w:rsidR="00C40C16" w:rsidRPr="00667960" w:rsidRDefault="00C40C16" w:rsidP="00CB29B7">
      <w:pPr>
        <w:tabs>
          <w:tab w:val="left" w:pos="3540"/>
        </w:tabs>
        <w:ind w:left="360"/>
        <w:rPr>
          <w:rFonts w:ascii="Times New Roman" w:hAnsi="Times New Roman" w:cs="Times New Roman"/>
          <w:lang w:val="en-US"/>
        </w:rPr>
      </w:pPr>
    </w:p>
    <w:p w14:paraId="69305A03" w14:textId="77777777" w:rsidR="00C40C16" w:rsidRPr="00667960" w:rsidRDefault="00C40C16" w:rsidP="00CB29B7">
      <w:pPr>
        <w:tabs>
          <w:tab w:val="left" w:pos="3540"/>
        </w:tabs>
        <w:ind w:left="360"/>
        <w:rPr>
          <w:rFonts w:ascii="Times New Roman" w:hAnsi="Times New Roman" w:cs="Times New Roman"/>
          <w:lang w:val="en-US"/>
        </w:rPr>
      </w:pPr>
    </w:p>
    <w:p w14:paraId="153B6952" w14:textId="47A60C3D" w:rsidR="00C0647B" w:rsidRPr="00667960" w:rsidRDefault="00C0647B" w:rsidP="00BC4DE9">
      <w:pPr>
        <w:pStyle w:val="u1"/>
        <w:jc w:val="center"/>
        <w:rPr>
          <w:rFonts w:ascii="Times New Roman" w:hAnsi="Times New Roman" w:cs="Times New Roman"/>
        </w:rPr>
      </w:pPr>
      <w:bookmarkStart w:id="7" w:name="_Toc93691792"/>
      <w:r w:rsidRPr="00667960">
        <w:rPr>
          <w:rFonts w:ascii="Times New Roman" w:eastAsia="Symbol" w:hAnsi="Times New Roman" w:cs="Times New Roman"/>
          <w:shd w:val="clear" w:color="auto" w:fill="FFFFFF"/>
          <w:lang w:val="en-US"/>
        </w:rPr>
        <w:lastRenderedPageBreak/>
        <w:t>TẠO NGỮ LIỆU</w:t>
      </w:r>
      <w:bookmarkEnd w:id="7"/>
    </w:p>
    <w:p w14:paraId="55766D8E" w14:textId="3BCDD588" w:rsidR="004D1662" w:rsidRPr="00667960" w:rsidRDefault="004D1662" w:rsidP="004D1662">
      <w:pPr>
        <w:pStyle w:val="u2"/>
        <w:rPr>
          <w:rFonts w:ascii="Times New Roman" w:hAnsi="Times New Roman" w:cs="Times New Roman"/>
          <w:lang w:val="en-US"/>
        </w:rPr>
      </w:pPr>
      <w:bookmarkStart w:id="8" w:name="_Toc93691793"/>
      <w:r w:rsidRPr="00667960">
        <w:rPr>
          <w:rFonts w:ascii="Times New Roman" w:hAnsi="Times New Roman" w:cs="Times New Roman"/>
          <w:lang w:val="en-US"/>
        </w:rPr>
        <w:t>Tạo ngữ liệu cho Tách từ</w:t>
      </w:r>
      <w:bookmarkEnd w:id="8"/>
    </w:p>
    <w:p w14:paraId="2DB6EB5F" w14:textId="2D90C100" w:rsidR="004C0DDF" w:rsidRPr="00667960" w:rsidRDefault="00F9569C" w:rsidP="009838B2">
      <w:pPr>
        <w:ind w:left="578"/>
        <w:rPr>
          <w:rFonts w:ascii="Times New Roman" w:hAnsi="Times New Roman" w:cs="Times New Roman"/>
          <w:lang w:val="en-US"/>
        </w:rPr>
      </w:pPr>
      <w:r w:rsidRPr="00667960">
        <w:rPr>
          <w:rFonts w:ascii="Times New Roman" w:hAnsi="Times New Roman" w:cs="Times New Roman"/>
          <w:lang w:val="en-US"/>
        </w:rPr>
        <w:t>Phương pháp tách từ:</w:t>
      </w:r>
      <w:r w:rsidR="00D3310D" w:rsidRPr="00667960">
        <w:rPr>
          <w:rFonts w:ascii="Times New Roman" w:hAnsi="Times New Roman" w:cs="Times New Roman"/>
          <w:lang w:val="en-US"/>
        </w:rPr>
        <w:t xml:space="preserve"> </w:t>
      </w:r>
      <w:r w:rsidR="004D1662" w:rsidRPr="00667960">
        <w:rPr>
          <w:rFonts w:ascii="Times New Roman" w:hAnsi="Times New Roman" w:cs="Times New Roman"/>
          <w:lang w:val="en-US"/>
        </w:rPr>
        <w:t xml:space="preserve">Nhóm thực hiện tách từ thủ công </w:t>
      </w:r>
      <w:r w:rsidR="008955C7" w:rsidRPr="00667960">
        <w:rPr>
          <w:rFonts w:ascii="Times New Roman" w:hAnsi="Times New Roman" w:cs="Times New Roman"/>
          <w:lang w:val="en-US"/>
        </w:rPr>
        <w:t xml:space="preserve">bằng cách </w:t>
      </w:r>
      <w:r w:rsidR="004D1662" w:rsidRPr="00667960">
        <w:rPr>
          <w:rFonts w:ascii="Times New Roman" w:hAnsi="Times New Roman" w:cs="Times New Roman"/>
          <w:lang w:val="en-US"/>
        </w:rPr>
        <w:t xml:space="preserve">sử dụng từ điển tiếng Việt </w:t>
      </w:r>
      <w:r w:rsidR="00EA446C" w:rsidRPr="00667960">
        <w:rPr>
          <w:rFonts w:ascii="Times New Roman" w:hAnsi="Times New Roman" w:cs="Times New Roman"/>
          <w:lang w:val="en-US"/>
        </w:rPr>
        <w:t>của Hồ Ngọc Đức để kiểm tra các từ  tiếng việt trong câu có hay là không</w:t>
      </w:r>
      <w:r w:rsidR="004C0DDF" w:rsidRPr="00667960">
        <w:rPr>
          <w:rFonts w:ascii="Times New Roman" w:hAnsi="Times New Roman" w:cs="Times New Roman"/>
          <w:color w:val="000000"/>
          <w:szCs w:val="26"/>
          <w:lang w:val="en-US"/>
        </w:rPr>
        <w:t xml:space="preserve"> </w:t>
      </w:r>
    </w:p>
    <w:p w14:paraId="36443A4E" w14:textId="77777777" w:rsidR="00F75E62" w:rsidRPr="00667960" w:rsidRDefault="00546C83" w:rsidP="00F75E62">
      <w:pPr>
        <w:keepNext/>
        <w:ind w:firstLine="578"/>
        <w:rPr>
          <w:rFonts w:ascii="Times New Roman" w:hAnsi="Times New Roman" w:cs="Times New Roman"/>
        </w:rPr>
      </w:pPr>
      <w:r w:rsidRPr="00667960">
        <w:rPr>
          <w:rFonts w:ascii="Times New Roman" w:hAnsi="Times New Roman" w:cs="Times New Roman"/>
        </w:rPr>
        <w:drawing>
          <wp:inline distT="0" distB="0" distL="0" distR="0" wp14:anchorId="5D8732E6" wp14:editId="601DCD9B">
            <wp:extent cx="5953125" cy="2318385"/>
            <wp:effectExtent l="0" t="0" r="9525" b="5715"/>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15"/>
                    <a:stretch>
                      <a:fillRect/>
                    </a:stretch>
                  </pic:blipFill>
                  <pic:spPr>
                    <a:xfrm>
                      <a:off x="0" y="0"/>
                      <a:ext cx="5953125" cy="2318385"/>
                    </a:xfrm>
                    <a:prstGeom prst="rect">
                      <a:avLst/>
                    </a:prstGeom>
                  </pic:spPr>
                </pic:pic>
              </a:graphicData>
            </a:graphic>
          </wp:inline>
        </w:drawing>
      </w:r>
    </w:p>
    <w:p w14:paraId="0AB257D9" w14:textId="2548E5AF" w:rsidR="005626A6" w:rsidRPr="00667960" w:rsidRDefault="005626A6" w:rsidP="008955C7">
      <w:pPr>
        <w:ind w:firstLine="720"/>
        <w:rPr>
          <w:rFonts w:ascii="Times New Roman" w:hAnsi="Times New Roman" w:cs="Times New Roman"/>
          <w:lang w:val="en-US"/>
        </w:rPr>
      </w:pPr>
      <w:r w:rsidRPr="00667960">
        <w:rPr>
          <w:rFonts w:ascii="Times New Roman" w:hAnsi="Times New Roman" w:cs="Times New Roman"/>
          <w:lang w:val="en-US"/>
        </w:rPr>
        <w:t xml:space="preserve">Link từ điển : </w:t>
      </w:r>
      <w:hyperlink r:id="rId16" w:history="1">
        <w:r w:rsidRPr="00667960">
          <w:rPr>
            <w:rStyle w:val="Siuktni"/>
            <w:rFonts w:ascii="Times New Roman" w:hAnsi="Times New Roman" w:cs="Times New Roman"/>
            <w:lang w:val="en-US"/>
          </w:rPr>
          <w:t>https://www.informatik.uni-leipzig.de/~duc/Dict/</w:t>
        </w:r>
      </w:hyperlink>
      <w:r w:rsidRPr="00667960">
        <w:rPr>
          <w:rFonts w:ascii="Times New Roman" w:hAnsi="Times New Roman" w:cs="Times New Roman"/>
          <w:lang w:val="en-US"/>
        </w:rPr>
        <w:t xml:space="preserve">  </w:t>
      </w:r>
    </w:p>
    <w:p w14:paraId="10276111" w14:textId="2D6AA9AA" w:rsidR="00552F2E" w:rsidRPr="00667960" w:rsidRDefault="002328C1" w:rsidP="00052212">
      <w:pPr>
        <w:rPr>
          <w:rFonts w:ascii="Times New Roman" w:hAnsi="Times New Roman" w:cs="Times New Roman"/>
          <w:lang w:val="en-US"/>
        </w:rPr>
      </w:pPr>
      <w:r w:rsidRPr="00667960">
        <w:rPr>
          <w:rFonts w:ascii="Times New Roman" w:hAnsi="Times New Roman" w:cs="Times New Roman"/>
          <w:lang w:val="en-US"/>
        </w:rPr>
        <w:tab/>
        <w:t>Data:</w:t>
      </w:r>
      <w:r w:rsidR="00952EBA" w:rsidRPr="00667960">
        <w:rPr>
          <w:rFonts w:ascii="Times New Roman" w:hAnsi="Times New Roman" w:cs="Times New Roman"/>
          <w:lang w:val="en-US"/>
        </w:rPr>
        <w:t xml:space="preserve"> Từ bộ ngữ liệu thu thập ban đầu 100 câu, nhóm sử dụng</w:t>
      </w:r>
      <w:r w:rsidRPr="00667960">
        <w:rPr>
          <w:rFonts w:ascii="Times New Roman" w:hAnsi="Times New Roman" w:cs="Times New Roman"/>
          <w:lang w:val="en-US"/>
        </w:rPr>
        <w:t xml:space="preserve"> 90 câu để tách từ</w:t>
      </w:r>
    </w:p>
    <w:p w14:paraId="1FF3C4EB" w14:textId="0325EB60" w:rsidR="005626A6" w:rsidRPr="00667960" w:rsidRDefault="002328C1" w:rsidP="00052212">
      <w:pPr>
        <w:ind w:firstLine="578"/>
        <w:jc w:val="left"/>
        <w:rPr>
          <w:rFonts w:ascii="Times New Roman" w:hAnsi="Times New Roman" w:cs="Times New Roman"/>
          <w:lang w:val="en-US"/>
        </w:rPr>
      </w:pPr>
      <w:r w:rsidRPr="00667960">
        <w:rPr>
          <w:rFonts w:ascii="Times New Roman" w:hAnsi="Times New Roman" w:cs="Times New Roman"/>
          <w:lang w:val="en-US"/>
        </w:rPr>
        <w:t xml:space="preserve">  N</w:t>
      </w:r>
      <w:r w:rsidR="00BA0B2D" w:rsidRPr="00667960">
        <w:rPr>
          <w:rFonts w:ascii="Times New Roman" w:hAnsi="Times New Roman" w:cs="Times New Roman"/>
          <w:lang w:val="en-US"/>
        </w:rPr>
        <w:t>hóm</w:t>
      </w:r>
      <w:r w:rsidR="005626A6" w:rsidRPr="00667960">
        <w:rPr>
          <w:rFonts w:ascii="Times New Roman" w:hAnsi="Times New Roman" w:cs="Times New Roman"/>
          <w:lang w:val="en-US"/>
        </w:rPr>
        <w:t xml:space="preserve"> </w:t>
      </w:r>
      <w:r w:rsidRPr="00667960">
        <w:rPr>
          <w:rFonts w:ascii="Times New Roman" w:hAnsi="Times New Roman" w:cs="Times New Roman"/>
          <w:lang w:val="en-US"/>
        </w:rPr>
        <w:t>chia data thành</w:t>
      </w:r>
      <w:r w:rsidR="005626A6" w:rsidRPr="00667960">
        <w:rPr>
          <w:rFonts w:ascii="Times New Roman" w:hAnsi="Times New Roman" w:cs="Times New Roman"/>
          <w:lang w:val="en-US"/>
        </w:rPr>
        <w:t xml:space="preserve"> 3 tập</w:t>
      </w:r>
      <w:r w:rsidR="00052212" w:rsidRPr="00667960">
        <w:rPr>
          <w:rFonts w:ascii="Times New Roman" w:hAnsi="Times New Roman" w:cs="Times New Roman"/>
          <w:lang w:val="en-US"/>
        </w:rPr>
        <w:t xml:space="preserve">: </w:t>
      </w:r>
      <w:r w:rsidR="005626A6" w:rsidRPr="00667960">
        <w:rPr>
          <w:rFonts w:ascii="Times New Roman" w:hAnsi="Times New Roman" w:cs="Times New Roman"/>
          <w:lang w:val="en-US"/>
        </w:rPr>
        <w:t xml:space="preserve"> </w:t>
      </w:r>
      <w:r w:rsidRPr="00667960">
        <w:rPr>
          <w:rFonts w:ascii="Times New Roman" w:hAnsi="Times New Roman" w:cs="Times New Roman"/>
          <w:lang w:val="en-US"/>
        </w:rPr>
        <w:t>T</w:t>
      </w:r>
      <w:r w:rsidR="005626A6" w:rsidRPr="00667960">
        <w:rPr>
          <w:rFonts w:ascii="Times New Roman" w:hAnsi="Times New Roman" w:cs="Times New Roman"/>
          <w:lang w:val="en-US"/>
        </w:rPr>
        <w:t xml:space="preserve">rain, </w:t>
      </w:r>
      <w:r w:rsidRPr="00667960">
        <w:rPr>
          <w:rFonts w:ascii="Times New Roman" w:hAnsi="Times New Roman" w:cs="Times New Roman"/>
          <w:lang w:val="en-US"/>
        </w:rPr>
        <w:t>T</w:t>
      </w:r>
      <w:r w:rsidR="005626A6" w:rsidRPr="00667960">
        <w:rPr>
          <w:rFonts w:ascii="Times New Roman" w:hAnsi="Times New Roman" w:cs="Times New Roman"/>
          <w:lang w:val="en-US"/>
        </w:rPr>
        <w:t xml:space="preserve">est, </w:t>
      </w:r>
      <w:r w:rsidRPr="00667960">
        <w:rPr>
          <w:rFonts w:ascii="Times New Roman" w:hAnsi="Times New Roman" w:cs="Times New Roman"/>
          <w:lang w:val="en-US"/>
        </w:rPr>
        <w:t>T</w:t>
      </w:r>
      <w:r w:rsidR="005626A6" w:rsidRPr="00667960">
        <w:rPr>
          <w:rFonts w:ascii="Times New Roman" w:hAnsi="Times New Roman" w:cs="Times New Roman"/>
          <w:lang w:val="en-US"/>
        </w:rPr>
        <w:t>est_gold</w:t>
      </w:r>
      <w:r w:rsidR="00C7564F" w:rsidRPr="00667960">
        <w:rPr>
          <w:rFonts w:ascii="Times New Roman" w:hAnsi="Times New Roman" w:cs="Times New Roman"/>
          <w:lang w:val="en-US"/>
        </w:rPr>
        <w:t>:</w:t>
      </w:r>
    </w:p>
    <w:p w14:paraId="5CFDF05E" w14:textId="5EDBA9DC" w:rsidR="00BA7C41" w:rsidRPr="00667960" w:rsidRDefault="00C7564F" w:rsidP="00F05037">
      <w:pPr>
        <w:pStyle w:val="oancuaDanhsach"/>
        <w:numPr>
          <w:ilvl w:val="0"/>
          <w:numId w:val="13"/>
        </w:numPr>
        <w:jc w:val="left"/>
        <w:rPr>
          <w:rFonts w:ascii="Times New Roman" w:hAnsi="Times New Roman" w:cs="Times New Roman"/>
          <w:lang w:val="en-US"/>
        </w:rPr>
      </w:pPr>
      <w:r w:rsidRPr="00667960">
        <w:rPr>
          <w:rFonts w:ascii="Times New Roman" w:hAnsi="Times New Roman" w:cs="Times New Roman"/>
          <w:lang w:val="en-US"/>
        </w:rPr>
        <w:t>Tập Train : gồm 60 câu đã được tách từ  thủ công</w:t>
      </w:r>
      <w:r w:rsidR="00D7306F" w:rsidRPr="00667960">
        <w:rPr>
          <w:rFonts w:ascii="Times New Roman" w:hAnsi="Times New Roman" w:cs="Times New Roman"/>
          <w:lang w:val="en-US"/>
        </w:rPr>
        <w:t xml:space="preserve"> dùng cho phương pháp WFST</w:t>
      </w:r>
    </w:p>
    <w:p w14:paraId="7DA53A7F" w14:textId="55428320" w:rsidR="00BA7C41" w:rsidRPr="00667960" w:rsidRDefault="00C7564F" w:rsidP="00F05037">
      <w:pPr>
        <w:pStyle w:val="oancuaDanhsach"/>
        <w:numPr>
          <w:ilvl w:val="0"/>
          <w:numId w:val="13"/>
        </w:numPr>
        <w:jc w:val="left"/>
        <w:rPr>
          <w:rFonts w:ascii="Times New Roman" w:hAnsi="Times New Roman" w:cs="Times New Roman"/>
          <w:lang w:val="en-US"/>
        </w:rPr>
      </w:pPr>
      <w:r w:rsidRPr="00667960">
        <w:rPr>
          <w:rFonts w:ascii="Times New Roman" w:hAnsi="Times New Roman" w:cs="Times New Roman"/>
          <w:lang w:val="en-US"/>
        </w:rPr>
        <w:t>Tập Test : gồm 30 câu chưa được tách từ</w:t>
      </w:r>
    </w:p>
    <w:p w14:paraId="6B80F0DA" w14:textId="68AC3AD1" w:rsidR="004D1662" w:rsidRPr="00667960" w:rsidRDefault="00C7564F" w:rsidP="00F05037">
      <w:pPr>
        <w:pStyle w:val="oancuaDanhsach"/>
        <w:numPr>
          <w:ilvl w:val="0"/>
          <w:numId w:val="13"/>
        </w:numPr>
        <w:jc w:val="left"/>
        <w:rPr>
          <w:rFonts w:ascii="Times New Roman" w:hAnsi="Times New Roman" w:cs="Times New Roman"/>
          <w:lang w:val="en-US"/>
        </w:rPr>
      </w:pPr>
      <w:r w:rsidRPr="00667960">
        <w:rPr>
          <w:rFonts w:ascii="Times New Roman" w:hAnsi="Times New Roman" w:cs="Times New Roman"/>
          <w:lang w:val="en-US"/>
        </w:rPr>
        <w:t xml:space="preserve">Tập Test_gold :  gồm 30 câu ở tập Test đã được tách từ chuẩn </w:t>
      </w:r>
    </w:p>
    <w:p w14:paraId="7C775EC7" w14:textId="77777777" w:rsidR="00BA7C41" w:rsidRPr="00667960" w:rsidRDefault="00BB484F" w:rsidP="00BA7C41">
      <w:pPr>
        <w:keepNext/>
        <w:ind w:left="578"/>
        <w:rPr>
          <w:rFonts w:ascii="Times New Roman" w:hAnsi="Times New Roman" w:cs="Times New Roman"/>
        </w:rPr>
      </w:pPr>
      <w:r w:rsidRPr="00667960">
        <w:rPr>
          <w:rFonts w:ascii="Times New Roman" w:hAnsi="Times New Roman" w:cs="Times New Roman"/>
        </w:rPr>
        <w:drawing>
          <wp:inline distT="0" distB="0" distL="0" distR="0" wp14:anchorId="0A4DD0ED" wp14:editId="072327D7">
            <wp:extent cx="6134100" cy="1781810"/>
            <wp:effectExtent l="0" t="0" r="0" b="889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4100" cy="1781810"/>
                    </a:xfrm>
                    <a:prstGeom prst="rect">
                      <a:avLst/>
                    </a:prstGeom>
                  </pic:spPr>
                </pic:pic>
              </a:graphicData>
            </a:graphic>
          </wp:inline>
        </w:drawing>
      </w:r>
    </w:p>
    <w:p w14:paraId="54F3518C" w14:textId="053A5215" w:rsidR="00D411EA" w:rsidRPr="00667960" w:rsidRDefault="00BA7C41" w:rsidP="00BA7C41">
      <w:pPr>
        <w:pStyle w:val="Chuthich"/>
        <w:rPr>
          <w:rFonts w:ascii="Times New Roman" w:hAnsi="Times New Roman" w:cs="Times New Roman"/>
          <w:lang w:val="en-US"/>
        </w:rPr>
      </w:pPr>
      <w:r w:rsidRPr="00667960">
        <w:rPr>
          <w:rFonts w:ascii="Times New Roman" w:hAnsi="Times New Roman" w:cs="Times New Roman"/>
          <w:lang w:val="en-US"/>
        </w:rPr>
        <w:t>Hình mô tả bộ ngữ liệu cho phần tách từ</w:t>
      </w:r>
    </w:p>
    <w:p w14:paraId="21DC019B" w14:textId="6D4DE203" w:rsidR="004D1662" w:rsidRPr="00667960" w:rsidRDefault="004D1662">
      <w:pPr>
        <w:pStyle w:val="u2"/>
        <w:rPr>
          <w:rFonts w:ascii="Times New Roman" w:hAnsi="Times New Roman" w:cs="Times New Roman"/>
          <w:lang w:val="en-US"/>
        </w:rPr>
      </w:pPr>
      <w:bookmarkStart w:id="9" w:name="_Toc93691794"/>
      <w:r w:rsidRPr="00667960">
        <w:rPr>
          <w:rFonts w:ascii="Times New Roman" w:hAnsi="Times New Roman" w:cs="Times New Roman"/>
          <w:lang w:val="en-US"/>
        </w:rPr>
        <w:lastRenderedPageBreak/>
        <w:t>Tạo ngữ liệu cho Gán nhãn</w:t>
      </w:r>
      <w:bookmarkEnd w:id="9"/>
    </w:p>
    <w:p w14:paraId="3F6FAD72" w14:textId="1215D095" w:rsidR="00013802" w:rsidRPr="00667960" w:rsidRDefault="00C03A8B" w:rsidP="00F718D7">
      <w:pPr>
        <w:ind w:left="578"/>
        <w:rPr>
          <w:rFonts w:ascii="Times New Roman" w:hAnsi="Times New Roman" w:cs="Times New Roman"/>
          <w:lang w:val="en-US"/>
        </w:rPr>
      </w:pPr>
      <w:r w:rsidRPr="00667960">
        <w:rPr>
          <w:rFonts w:ascii="Times New Roman" w:hAnsi="Times New Roman" w:cs="Times New Roman"/>
          <w:lang w:val="en-US"/>
        </w:rPr>
        <w:t xml:space="preserve">Phương pháp gán nhãn thủ công: </w:t>
      </w:r>
      <w:r w:rsidR="00803D9B" w:rsidRPr="00667960">
        <w:rPr>
          <w:rFonts w:ascii="Times New Roman" w:hAnsi="Times New Roman" w:cs="Times New Roman"/>
          <w:lang w:val="en-US"/>
        </w:rPr>
        <w:t xml:space="preserve"> </w:t>
      </w:r>
      <w:r w:rsidR="00803D9B" w:rsidRPr="00667960">
        <w:rPr>
          <w:rFonts w:ascii="Times New Roman" w:hAnsi="Times New Roman" w:cs="Times New Roman"/>
          <w:szCs w:val="26"/>
          <w:lang w:val="en-US"/>
        </w:rPr>
        <w:t xml:space="preserve">nhóm tiến hành gán nhãn thủ công </w:t>
      </w:r>
      <w:r w:rsidR="00163DDA" w:rsidRPr="00667960">
        <w:rPr>
          <w:rFonts w:ascii="Times New Roman" w:hAnsi="Times New Roman" w:cs="Times New Roman"/>
          <w:szCs w:val="26"/>
          <w:lang w:val="en-US"/>
        </w:rPr>
        <w:t xml:space="preserve">sử dụng </w:t>
      </w:r>
      <w:r w:rsidR="00F144C4" w:rsidRPr="00667960">
        <w:rPr>
          <w:rFonts w:ascii="Times New Roman" w:hAnsi="Times New Roman" w:cs="Times New Roman"/>
          <w:szCs w:val="26"/>
          <w:lang w:val="en-US"/>
        </w:rPr>
        <w:t xml:space="preserve">từ điển tiếng việt Hồ Ngọc Đức và </w:t>
      </w:r>
      <w:r w:rsidR="00E633EE" w:rsidRPr="00667960">
        <w:rPr>
          <w:rFonts w:ascii="Times New Roman" w:hAnsi="Times New Roman" w:cs="Times New Roman"/>
          <w:szCs w:val="26"/>
          <w:lang w:val="en-US"/>
        </w:rPr>
        <w:t>bộ nhãn</w:t>
      </w:r>
      <w:r w:rsidR="00F7575B" w:rsidRPr="00667960">
        <w:rPr>
          <w:rFonts w:ascii="Times New Roman" w:hAnsi="Times New Roman" w:cs="Times New Roman"/>
          <w:szCs w:val="26"/>
          <w:lang w:val="en-US"/>
        </w:rPr>
        <w:t xml:space="preserve"> từ loại</w:t>
      </w:r>
      <w:r w:rsidR="00E633EE" w:rsidRPr="00667960">
        <w:rPr>
          <w:rFonts w:ascii="Times New Roman" w:hAnsi="Times New Roman" w:cs="Times New Roman"/>
          <w:szCs w:val="26"/>
          <w:lang w:val="en-US"/>
        </w:rPr>
        <w:t xml:space="preserve"> của Vncore NLP</w:t>
      </w:r>
      <w:r w:rsidR="00B94106" w:rsidRPr="00667960">
        <w:rPr>
          <w:rFonts w:ascii="Times New Roman" w:hAnsi="Times New Roman" w:cs="Times New Roman"/>
          <w:szCs w:val="26"/>
          <w:lang w:val="en-US"/>
        </w:rPr>
        <w:t xml:space="preserve"> </w:t>
      </w:r>
      <w:r w:rsidR="00F144C4" w:rsidRPr="00667960">
        <w:rPr>
          <w:rFonts w:ascii="Times New Roman" w:hAnsi="Times New Roman" w:cs="Times New Roman"/>
          <w:szCs w:val="26"/>
          <w:lang w:val="en-US"/>
        </w:rPr>
        <w:t xml:space="preserve"> </w:t>
      </w:r>
    </w:p>
    <w:p w14:paraId="7F26A4E5" w14:textId="3512D2F7" w:rsidR="00721B63" w:rsidRPr="00667960" w:rsidRDefault="001D02A5" w:rsidP="00721B63">
      <w:pPr>
        <w:pStyle w:val="Chuthich"/>
        <w:keepNext/>
        <w:rPr>
          <w:rFonts w:ascii="Times New Roman" w:hAnsi="Times New Roman" w:cs="Times New Roman"/>
          <w:sz w:val="22"/>
          <w:szCs w:val="22"/>
          <w:lang w:val="en-US"/>
        </w:rPr>
      </w:pPr>
      <w:r w:rsidRPr="00667960">
        <w:rPr>
          <w:rFonts w:ascii="Times New Roman" w:hAnsi="Times New Roman" w:cs="Times New Roman"/>
          <w:sz w:val="22"/>
          <w:szCs w:val="22"/>
          <w:lang w:val="en-US"/>
        </w:rPr>
        <w:t>Bả</w:t>
      </w:r>
      <w:r w:rsidR="00D22EDB" w:rsidRPr="00667960">
        <w:rPr>
          <w:rFonts w:ascii="Times New Roman" w:hAnsi="Times New Roman" w:cs="Times New Roman"/>
          <w:sz w:val="22"/>
          <w:szCs w:val="22"/>
          <w:lang w:val="en-US"/>
        </w:rPr>
        <w:t>ng d</w:t>
      </w:r>
      <w:r w:rsidRPr="00667960">
        <w:rPr>
          <w:rFonts w:ascii="Times New Roman" w:hAnsi="Times New Roman" w:cs="Times New Roman"/>
          <w:sz w:val="22"/>
          <w:szCs w:val="22"/>
          <w:lang w:val="en-US"/>
        </w:rPr>
        <w:t>anh sách nhãn từ loại</w:t>
      </w:r>
      <w:r w:rsidR="00721B63" w:rsidRPr="00667960">
        <w:rPr>
          <w:rFonts w:ascii="Times New Roman" w:hAnsi="Times New Roman" w:cs="Times New Roman"/>
          <w:sz w:val="22"/>
          <w:szCs w:val="22"/>
          <w:lang w:val="en-US"/>
        </w:rPr>
        <w:t xml:space="preserve"> </w:t>
      </w:r>
    </w:p>
    <w:p w14:paraId="6F7DBC32" w14:textId="32A2B7B3" w:rsidR="000A1713" w:rsidRPr="00667960" w:rsidRDefault="000A1713" w:rsidP="000A1713">
      <w:pPr>
        <w:rPr>
          <w:rFonts w:ascii="Times New Roman" w:hAnsi="Times New Roman" w:cs="Times New Roman"/>
          <w:i/>
          <w:color w:val="0563C1"/>
          <w:sz w:val="22"/>
          <w:lang w:val="en-US"/>
        </w:rPr>
      </w:pPr>
      <w:r w:rsidRPr="00667960">
        <w:rPr>
          <w:rFonts w:ascii="Times New Roman" w:hAnsi="Times New Roman" w:cs="Times New Roman"/>
          <w:sz w:val="22"/>
          <w:lang w:val="en-US"/>
        </w:rPr>
        <w:tab/>
        <w:t>(Nguồn:</w:t>
      </w:r>
      <w:r w:rsidR="003261FD" w:rsidRPr="00667960">
        <w:rPr>
          <w:rFonts w:ascii="Times New Roman" w:hAnsi="Times New Roman" w:cs="Times New Roman"/>
          <w:sz w:val="22"/>
          <w:lang w:val="en-US"/>
        </w:rPr>
        <w:t xml:space="preserve"> </w:t>
      </w:r>
      <w:hyperlink r:id="rId18" w:history="1">
        <w:r w:rsidR="003261FD" w:rsidRPr="00667960">
          <w:rPr>
            <w:rStyle w:val="Siuktni"/>
            <w:rFonts w:ascii="Times New Roman" w:hAnsi="Times New Roman" w:cs="Times New Roman"/>
            <w:i/>
            <w:sz w:val="22"/>
          </w:rPr>
          <w:t>https://github.com/vncorenlp/VnCoreNLP/blob/master/VLSP2013_POS_tagset.pdf</w:t>
        </w:r>
      </w:hyperlink>
      <w:r w:rsidRPr="00667960">
        <w:rPr>
          <w:rFonts w:ascii="Times New Roman" w:hAnsi="Times New Roman" w:cs="Times New Roman"/>
          <w:sz w:val="22"/>
          <w:lang w:val="en-US"/>
        </w:rPr>
        <w:t>)</w:t>
      </w:r>
    </w:p>
    <w:tbl>
      <w:tblPr>
        <w:tblStyle w:val="LiBang"/>
        <w:tblW w:w="9048" w:type="dxa"/>
        <w:tblInd w:w="578" w:type="dxa"/>
        <w:tblLook w:val="04A0" w:firstRow="1" w:lastRow="0" w:firstColumn="1" w:lastColumn="0" w:noHBand="0" w:noVBand="1"/>
      </w:tblPr>
      <w:tblGrid>
        <w:gridCol w:w="1046"/>
        <w:gridCol w:w="1198"/>
        <w:gridCol w:w="3069"/>
        <w:gridCol w:w="3735"/>
      </w:tblGrid>
      <w:tr w:rsidR="009A32B1" w:rsidRPr="00667960" w14:paraId="6FF0C21D" w14:textId="77777777" w:rsidTr="00DF3EEA">
        <w:trPr>
          <w:trHeight w:val="365"/>
        </w:trPr>
        <w:tc>
          <w:tcPr>
            <w:tcW w:w="0" w:type="auto"/>
          </w:tcPr>
          <w:p w14:paraId="11ABEE4C" w14:textId="0D433F81" w:rsidR="009A32B1" w:rsidRPr="00667960" w:rsidRDefault="009A32B1"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STT</w:t>
            </w:r>
          </w:p>
        </w:tc>
        <w:tc>
          <w:tcPr>
            <w:tcW w:w="0" w:type="auto"/>
          </w:tcPr>
          <w:p w14:paraId="0BE194E2" w14:textId="1DF24DB6" w:rsidR="009A32B1" w:rsidRPr="00667960" w:rsidRDefault="009A32B1"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Nhãn</w:t>
            </w:r>
          </w:p>
        </w:tc>
        <w:tc>
          <w:tcPr>
            <w:tcW w:w="3069" w:type="dxa"/>
          </w:tcPr>
          <w:p w14:paraId="68194936" w14:textId="4AAA556A" w:rsidR="009A32B1" w:rsidRPr="00667960" w:rsidRDefault="009A32B1"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Tên</w:t>
            </w:r>
          </w:p>
        </w:tc>
        <w:tc>
          <w:tcPr>
            <w:tcW w:w="3735" w:type="dxa"/>
          </w:tcPr>
          <w:p w14:paraId="2D1A95C7" w14:textId="6FDF8370" w:rsidR="009A32B1" w:rsidRPr="00667960" w:rsidRDefault="009A32B1"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Ví dụ</w:t>
            </w:r>
          </w:p>
        </w:tc>
      </w:tr>
      <w:tr w:rsidR="009A32B1" w:rsidRPr="00667960" w14:paraId="591132BC" w14:textId="77777777" w:rsidTr="00DF3EEA">
        <w:trPr>
          <w:trHeight w:val="413"/>
        </w:trPr>
        <w:tc>
          <w:tcPr>
            <w:tcW w:w="0" w:type="auto"/>
          </w:tcPr>
          <w:p w14:paraId="0253D60A" w14:textId="535C1C67"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1</w:t>
            </w:r>
          </w:p>
        </w:tc>
        <w:tc>
          <w:tcPr>
            <w:tcW w:w="0" w:type="auto"/>
          </w:tcPr>
          <w:p w14:paraId="6546E8B7" w14:textId="44A922B0" w:rsidR="009A32B1" w:rsidRPr="00667960" w:rsidRDefault="00A6514C"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N</w:t>
            </w:r>
          </w:p>
        </w:tc>
        <w:tc>
          <w:tcPr>
            <w:tcW w:w="3069" w:type="dxa"/>
          </w:tcPr>
          <w:p w14:paraId="6C5A9F54" w14:textId="7473C896" w:rsidR="009A32B1" w:rsidRPr="00667960" w:rsidRDefault="00BB1827" w:rsidP="005A15BC">
            <w:pPr>
              <w:spacing w:before="0" w:after="0"/>
              <w:jc w:val="center"/>
              <w:rPr>
                <w:rFonts w:ascii="Times New Roman" w:hAnsi="Times New Roman" w:cs="Times New Roman"/>
                <w:sz w:val="24"/>
                <w:lang w:val="en-US"/>
              </w:rPr>
            </w:pPr>
            <w:r w:rsidRPr="00667960">
              <w:rPr>
                <w:rStyle w:val="fontstyle01"/>
                <w:rFonts w:ascii="Times New Roman" w:hAnsi="Times New Roman" w:cs="Times New Roman"/>
                <w:sz w:val="24"/>
                <w:szCs w:val="24"/>
              </w:rPr>
              <w:t>Danh từ</w:t>
            </w:r>
          </w:p>
        </w:tc>
        <w:tc>
          <w:tcPr>
            <w:tcW w:w="3735" w:type="dxa"/>
          </w:tcPr>
          <w:p w14:paraId="6B9F4B1B" w14:textId="34ED6588" w:rsidR="009A32B1" w:rsidRPr="00667960" w:rsidRDefault="00E33038" w:rsidP="00260132">
            <w:pPr>
              <w:spacing w:before="0" w:after="0"/>
              <w:rPr>
                <w:rFonts w:ascii="Times New Roman" w:hAnsi="Times New Roman" w:cs="Times New Roman"/>
                <w:sz w:val="24"/>
                <w:lang w:val="en-US"/>
              </w:rPr>
            </w:pPr>
            <w:r w:rsidRPr="00667960">
              <w:rPr>
                <w:rStyle w:val="fontstyle01"/>
                <w:rFonts w:ascii="Times New Roman" w:hAnsi="Times New Roman" w:cs="Times New Roman"/>
                <w:sz w:val="24"/>
                <w:szCs w:val="24"/>
              </w:rPr>
              <w:t>tiếng, nước, thủ đô, nhân dân, đồ đạc</w:t>
            </w:r>
          </w:p>
        </w:tc>
      </w:tr>
      <w:tr w:rsidR="009A32B1" w:rsidRPr="00667960" w14:paraId="29B5A456" w14:textId="77777777" w:rsidTr="00DF3EEA">
        <w:trPr>
          <w:trHeight w:val="413"/>
        </w:trPr>
        <w:tc>
          <w:tcPr>
            <w:tcW w:w="0" w:type="auto"/>
          </w:tcPr>
          <w:p w14:paraId="03D42DBE" w14:textId="0FBA88F7"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2</w:t>
            </w:r>
          </w:p>
        </w:tc>
        <w:tc>
          <w:tcPr>
            <w:tcW w:w="0" w:type="auto"/>
          </w:tcPr>
          <w:p w14:paraId="7DEB8486" w14:textId="23851CA8" w:rsidR="009A32B1" w:rsidRPr="00667960" w:rsidRDefault="00A6514C" w:rsidP="00A6514C">
            <w:pPr>
              <w:spacing w:before="0" w:after="0"/>
              <w:rPr>
                <w:rFonts w:ascii="Times New Roman" w:hAnsi="Times New Roman" w:cs="Times New Roman"/>
                <w:sz w:val="24"/>
                <w:lang w:val="en-US"/>
              </w:rPr>
            </w:pPr>
            <w:r w:rsidRPr="00667960">
              <w:rPr>
                <w:rStyle w:val="fontstyle01"/>
                <w:rFonts w:ascii="Times New Roman" w:hAnsi="Times New Roman" w:cs="Times New Roman"/>
                <w:sz w:val="24"/>
                <w:szCs w:val="24"/>
              </w:rPr>
              <w:t>Np</w:t>
            </w:r>
          </w:p>
        </w:tc>
        <w:tc>
          <w:tcPr>
            <w:tcW w:w="3069" w:type="dxa"/>
          </w:tcPr>
          <w:p w14:paraId="4F47F2DA" w14:textId="73BDF966" w:rsidR="009A32B1" w:rsidRPr="00667960" w:rsidRDefault="001A6EDA" w:rsidP="005A15BC">
            <w:pPr>
              <w:spacing w:before="0" w:after="0"/>
              <w:jc w:val="center"/>
              <w:rPr>
                <w:rFonts w:ascii="Times New Roman" w:hAnsi="Times New Roman" w:cs="Times New Roman"/>
                <w:sz w:val="24"/>
                <w:lang w:val="en-US"/>
              </w:rPr>
            </w:pPr>
            <w:r w:rsidRPr="00667960">
              <w:rPr>
                <w:rStyle w:val="fontstyle01"/>
                <w:rFonts w:ascii="Times New Roman" w:hAnsi="Times New Roman" w:cs="Times New Roman"/>
                <w:sz w:val="24"/>
                <w:szCs w:val="24"/>
              </w:rPr>
              <w:t>Danh từ riêng</w:t>
            </w:r>
          </w:p>
        </w:tc>
        <w:tc>
          <w:tcPr>
            <w:tcW w:w="3735" w:type="dxa"/>
          </w:tcPr>
          <w:p w14:paraId="163C7DDF" w14:textId="570A5B78" w:rsidR="009A32B1" w:rsidRPr="00667960" w:rsidRDefault="006A16E9" w:rsidP="006A16E9">
            <w:pPr>
              <w:spacing w:before="0" w:after="0"/>
              <w:rPr>
                <w:rFonts w:ascii="Times New Roman" w:hAnsi="Times New Roman" w:cs="Times New Roman"/>
                <w:sz w:val="24"/>
                <w:szCs w:val="24"/>
                <w:lang w:val="en-US"/>
              </w:rPr>
            </w:pPr>
            <w:r w:rsidRPr="00667960">
              <w:rPr>
                <w:rFonts w:ascii="Times New Roman" w:hAnsi="Times New Roman" w:cs="Times New Roman"/>
                <w:sz w:val="24"/>
                <w:szCs w:val="24"/>
                <w:lang w:val="en-US"/>
              </w:rPr>
              <w:t>Hồ Chí Minh, Bình Dương, Võ Thị Sáu</w:t>
            </w:r>
            <w:r w:rsidR="00FF7523" w:rsidRPr="00667960">
              <w:rPr>
                <w:rFonts w:ascii="Times New Roman" w:hAnsi="Times New Roman" w:cs="Times New Roman"/>
                <w:sz w:val="24"/>
                <w:szCs w:val="24"/>
                <w:lang w:val="en-US"/>
              </w:rPr>
              <w:t>, Bà Rịa</w:t>
            </w:r>
          </w:p>
        </w:tc>
      </w:tr>
      <w:tr w:rsidR="009A32B1" w:rsidRPr="00667960" w14:paraId="7FADAEA6" w14:textId="77777777" w:rsidTr="00DF3EEA">
        <w:trPr>
          <w:trHeight w:val="365"/>
        </w:trPr>
        <w:tc>
          <w:tcPr>
            <w:tcW w:w="0" w:type="auto"/>
          </w:tcPr>
          <w:p w14:paraId="386E464B" w14:textId="022534A4"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3</w:t>
            </w:r>
          </w:p>
        </w:tc>
        <w:tc>
          <w:tcPr>
            <w:tcW w:w="0" w:type="auto"/>
          </w:tcPr>
          <w:p w14:paraId="798B76EC" w14:textId="6D33C894" w:rsidR="009A32B1" w:rsidRPr="00667960" w:rsidRDefault="00A6514C"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Nc</w:t>
            </w:r>
          </w:p>
        </w:tc>
        <w:tc>
          <w:tcPr>
            <w:tcW w:w="3069" w:type="dxa"/>
          </w:tcPr>
          <w:p w14:paraId="765E271B" w14:textId="053B97B0" w:rsidR="009A32B1" w:rsidRPr="00667960" w:rsidRDefault="00273EA4" w:rsidP="005A15BC">
            <w:pPr>
              <w:spacing w:before="0" w:after="0"/>
              <w:jc w:val="center"/>
              <w:rPr>
                <w:rFonts w:ascii="Times New Roman" w:hAnsi="Times New Roman" w:cs="Times New Roman"/>
                <w:sz w:val="24"/>
                <w:lang w:val="en-US"/>
              </w:rPr>
            </w:pPr>
            <w:r w:rsidRPr="00667960">
              <w:rPr>
                <w:rStyle w:val="fontstyle01"/>
                <w:rFonts w:ascii="Times New Roman" w:hAnsi="Times New Roman" w:cs="Times New Roman"/>
                <w:sz w:val="24"/>
                <w:szCs w:val="24"/>
              </w:rPr>
              <w:t>Danh từ chỉ loại</w:t>
            </w:r>
          </w:p>
        </w:tc>
        <w:tc>
          <w:tcPr>
            <w:tcW w:w="3735" w:type="dxa"/>
          </w:tcPr>
          <w:p w14:paraId="150F1BE4" w14:textId="49F2014B" w:rsidR="009A32B1" w:rsidRPr="00667960" w:rsidRDefault="003B015B" w:rsidP="0050208B">
            <w:pPr>
              <w:spacing w:before="0" w:after="0"/>
              <w:rPr>
                <w:rFonts w:ascii="Times New Roman" w:hAnsi="Times New Roman" w:cs="Times New Roman"/>
                <w:sz w:val="24"/>
                <w:lang w:val="en-US"/>
              </w:rPr>
            </w:pPr>
            <w:r w:rsidRPr="00667960">
              <w:rPr>
                <w:rStyle w:val="fontstyle01"/>
                <w:rFonts w:ascii="Times New Roman" w:hAnsi="Times New Roman" w:cs="Times New Roman"/>
                <w:sz w:val="24"/>
                <w:szCs w:val="24"/>
              </w:rPr>
              <w:t>con, cái, đứa, bức</w:t>
            </w:r>
          </w:p>
        </w:tc>
      </w:tr>
      <w:tr w:rsidR="009A32B1" w:rsidRPr="00667960" w14:paraId="4C9F6288" w14:textId="77777777" w:rsidTr="00DF3EEA">
        <w:trPr>
          <w:trHeight w:val="375"/>
        </w:trPr>
        <w:tc>
          <w:tcPr>
            <w:tcW w:w="0" w:type="auto"/>
          </w:tcPr>
          <w:p w14:paraId="451218AE" w14:textId="686120F0"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4</w:t>
            </w:r>
          </w:p>
        </w:tc>
        <w:tc>
          <w:tcPr>
            <w:tcW w:w="0" w:type="auto"/>
          </w:tcPr>
          <w:p w14:paraId="6249A725" w14:textId="2209EE88" w:rsidR="009A32B1" w:rsidRPr="00667960" w:rsidRDefault="00A6514C"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Nu</w:t>
            </w:r>
          </w:p>
        </w:tc>
        <w:tc>
          <w:tcPr>
            <w:tcW w:w="3069" w:type="dxa"/>
          </w:tcPr>
          <w:p w14:paraId="3E9E31C6" w14:textId="14733CA4" w:rsidR="009A32B1" w:rsidRPr="00667960" w:rsidRDefault="00C801D5" w:rsidP="005A15BC">
            <w:pPr>
              <w:spacing w:before="0" w:after="0"/>
              <w:jc w:val="center"/>
              <w:rPr>
                <w:rFonts w:ascii="Times New Roman" w:hAnsi="Times New Roman" w:cs="Times New Roman"/>
                <w:sz w:val="24"/>
                <w:lang w:val="en-US"/>
              </w:rPr>
            </w:pPr>
            <w:r w:rsidRPr="00667960">
              <w:rPr>
                <w:rStyle w:val="fontstyle01"/>
                <w:rFonts w:ascii="Times New Roman" w:hAnsi="Times New Roman" w:cs="Times New Roman"/>
                <w:sz w:val="24"/>
                <w:szCs w:val="24"/>
              </w:rPr>
              <w:t>Danh từ đơn vị</w:t>
            </w:r>
          </w:p>
        </w:tc>
        <w:tc>
          <w:tcPr>
            <w:tcW w:w="3735" w:type="dxa"/>
          </w:tcPr>
          <w:p w14:paraId="55E85205" w14:textId="46F2AE76" w:rsidR="009A32B1" w:rsidRPr="00667960" w:rsidRDefault="0050208B" w:rsidP="0050208B">
            <w:pPr>
              <w:spacing w:before="0" w:after="0"/>
              <w:rPr>
                <w:rFonts w:ascii="Times New Roman" w:hAnsi="Times New Roman" w:cs="Times New Roman"/>
                <w:sz w:val="24"/>
                <w:lang w:val="en-US"/>
              </w:rPr>
            </w:pPr>
            <w:r w:rsidRPr="00667960">
              <w:rPr>
                <w:rStyle w:val="fontstyle01"/>
                <w:rFonts w:ascii="Times New Roman" w:hAnsi="Times New Roman" w:cs="Times New Roman"/>
                <w:sz w:val="24"/>
                <w:szCs w:val="24"/>
              </w:rPr>
              <w:t>mét, cân, giờ, nắm, nhúm, hào, xu</w:t>
            </w:r>
          </w:p>
        </w:tc>
      </w:tr>
      <w:tr w:rsidR="009A32B1" w:rsidRPr="00667960" w14:paraId="004CABF2" w14:textId="77777777" w:rsidTr="00DF3EEA">
        <w:trPr>
          <w:trHeight w:val="365"/>
        </w:trPr>
        <w:tc>
          <w:tcPr>
            <w:tcW w:w="0" w:type="auto"/>
          </w:tcPr>
          <w:p w14:paraId="1993D7A5" w14:textId="71397B37"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5</w:t>
            </w:r>
          </w:p>
        </w:tc>
        <w:tc>
          <w:tcPr>
            <w:tcW w:w="0" w:type="auto"/>
          </w:tcPr>
          <w:p w14:paraId="57C49F6B" w14:textId="04D1568C" w:rsidR="009A32B1" w:rsidRPr="00667960" w:rsidRDefault="00A6514C"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Ni</w:t>
            </w:r>
          </w:p>
        </w:tc>
        <w:tc>
          <w:tcPr>
            <w:tcW w:w="3069" w:type="dxa"/>
          </w:tcPr>
          <w:p w14:paraId="2D24BAD7" w14:textId="471A5673" w:rsidR="009A32B1" w:rsidRPr="00667960" w:rsidRDefault="00DE5B1D" w:rsidP="007172F1">
            <w:pPr>
              <w:spacing w:before="0" w:after="0"/>
              <w:jc w:val="center"/>
              <w:rPr>
                <w:rFonts w:ascii="Times New Roman" w:hAnsi="Times New Roman" w:cs="Times New Roman"/>
                <w:sz w:val="24"/>
                <w:lang w:val="en-US"/>
              </w:rPr>
            </w:pPr>
            <w:r w:rsidRPr="00667960">
              <w:rPr>
                <w:rStyle w:val="fontstyle01"/>
                <w:rFonts w:ascii="Times New Roman" w:hAnsi="Times New Roman" w:cs="Times New Roman"/>
                <w:sz w:val="24"/>
                <w:szCs w:val="24"/>
              </w:rPr>
              <w:t>Danh từ ký hiệu</w:t>
            </w:r>
          </w:p>
        </w:tc>
        <w:tc>
          <w:tcPr>
            <w:tcW w:w="3735" w:type="dxa"/>
          </w:tcPr>
          <w:p w14:paraId="7520A451" w14:textId="2EEC94B8" w:rsidR="009A32B1" w:rsidRPr="00667960" w:rsidRDefault="007172F1" w:rsidP="007172F1">
            <w:pPr>
              <w:spacing w:before="0" w:after="0"/>
              <w:rPr>
                <w:rFonts w:ascii="Times New Roman" w:hAnsi="Times New Roman" w:cs="Times New Roman"/>
                <w:sz w:val="24"/>
                <w:lang w:val="en-US"/>
              </w:rPr>
            </w:pPr>
            <w:r w:rsidRPr="00667960">
              <w:rPr>
                <w:rStyle w:val="fontstyle01"/>
                <w:rFonts w:ascii="Times New Roman" w:hAnsi="Times New Roman" w:cs="Times New Roman"/>
                <w:sz w:val="24"/>
                <w:szCs w:val="24"/>
              </w:rPr>
              <w:t>A1, A4, 60A, 60B, 20a, 20b, ABC</w:t>
            </w:r>
          </w:p>
        </w:tc>
      </w:tr>
      <w:tr w:rsidR="009A32B1" w:rsidRPr="00667960" w14:paraId="2D38CB86" w14:textId="77777777" w:rsidTr="00DF3EEA">
        <w:trPr>
          <w:trHeight w:val="413"/>
        </w:trPr>
        <w:tc>
          <w:tcPr>
            <w:tcW w:w="0" w:type="auto"/>
          </w:tcPr>
          <w:p w14:paraId="186D016A" w14:textId="4538F0A1"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6</w:t>
            </w:r>
          </w:p>
        </w:tc>
        <w:tc>
          <w:tcPr>
            <w:tcW w:w="0" w:type="auto"/>
          </w:tcPr>
          <w:p w14:paraId="28DBF037" w14:textId="6DF1E43E" w:rsidR="009A32B1" w:rsidRPr="00667960" w:rsidRDefault="00A6514C"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V</w:t>
            </w:r>
          </w:p>
        </w:tc>
        <w:tc>
          <w:tcPr>
            <w:tcW w:w="3069" w:type="dxa"/>
          </w:tcPr>
          <w:p w14:paraId="189B3260" w14:textId="0914AED5" w:rsidR="009A32B1" w:rsidRPr="00667960" w:rsidRDefault="00DE5B1D" w:rsidP="007172F1">
            <w:pPr>
              <w:spacing w:before="0" w:after="0"/>
              <w:jc w:val="center"/>
              <w:rPr>
                <w:rFonts w:ascii="Times New Roman" w:hAnsi="Times New Roman" w:cs="Times New Roman"/>
                <w:sz w:val="24"/>
                <w:lang w:val="en-US"/>
              </w:rPr>
            </w:pPr>
            <w:r w:rsidRPr="00667960">
              <w:rPr>
                <w:rStyle w:val="fontstyle01"/>
                <w:rFonts w:ascii="Times New Roman" w:hAnsi="Times New Roman" w:cs="Times New Roman"/>
                <w:sz w:val="24"/>
                <w:szCs w:val="24"/>
              </w:rPr>
              <w:t>Động từ</w:t>
            </w:r>
          </w:p>
        </w:tc>
        <w:tc>
          <w:tcPr>
            <w:tcW w:w="3735" w:type="dxa"/>
          </w:tcPr>
          <w:p w14:paraId="14E84201" w14:textId="0642F821" w:rsidR="009A32B1" w:rsidRPr="00667960" w:rsidRDefault="00BE1170" w:rsidP="00BE1170">
            <w:pPr>
              <w:spacing w:before="0" w:after="0"/>
              <w:rPr>
                <w:rFonts w:ascii="Times New Roman" w:hAnsi="Times New Roman" w:cs="Times New Roman"/>
                <w:sz w:val="24"/>
                <w:lang w:val="en-US"/>
              </w:rPr>
            </w:pPr>
            <w:r w:rsidRPr="00667960">
              <w:rPr>
                <w:rStyle w:val="fontstyle01"/>
                <w:rFonts w:ascii="Times New Roman" w:hAnsi="Times New Roman" w:cs="Times New Roman"/>
                <w:sz w:val="24"/>
                <w:szCs w:val="24"/>
              </w:rPr>
              <w:t>ngủ, ngồi, cười; đọc, viết, đá, đặt, thích</w:t>
            </w:r>
          </w:p>
        </w:tc>
      </w:tr>
      <w:tr w:rsidR="009A32B1" w:rsidRPr="00667960" w14:paraId="01E1C838" w14:textId="77777777" w:rsidTr="00DF3EEA">
        <w:trPr>
          <w:trHeight w:val="365"/>
        </w:trPr>
        <w:tc>
          <w:tcPr>
            <w:tcW w:w="0" w:type="auto"/>
          </w:tcPr>
          <w:p w14:paraId="76E49F21" w14:textId="34742FDF"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7</w:t>
            </w:r>
          </w:p>
        </w:tc>
        <w:tc>
          <w:tcPr>
            <w:tcW w:w="0" w:type="auto"/>
          </w:tcPr>
          <w:p w14:paraId="3BB9B1D2" w14:textId="73CDFEE1" w:rsidR="009A32B1" w:rsidRPr="00667960" w:rsidRDefault="00A6514C"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A</w:t>
            </w:r>
          </w:p>
        </w:tc>
        <w:tc>
          <w:tcPr>
            <w:tcW w:w="3069" w:type="dxa"/>
          </w:tcPr>
          <w:p w14:paraId="5DE79071" w14:textId="7A04D738" w:rsidR="009A32B1" w:rsidRPr="00667960" w:rsidRDefault="008A345B" w:rsidP="007172F1">
            <w:pPr>
              <w:spacing w:before="0" w:after="0"/>
              <w:jc w:val="center"/>
              <w:rPr>
                <w:rFonts w:ascii="Times New Roman" w:hAnsi="Times New Roman" w:cs="Times New Roman"/>
                <w:sz w:val="24"/>
                <w:lang w:val="en-US"/>
              </w:rPr>
            </w:pPr>
            <w:r w:rsidRPr="00667960">
              <w:rPr>
                <w:rStyle w:val="fontstyle01"/>
                <w:rFonts w:ascii="Times New Roman" w:hAnsi="Times New Roman" w:cs="Times New Roman"/>
                <w:sz w:val="24"/>
                <w:szCs w:val="24"/>
              </w:rPr>
              <w:t>Tính từ</w:t>
            </w:r>
          </w:p>
        </w:tc>
        <w:tc>
          <w:tcPr>
            <w:tcW w:w="3735" w:type="dxa"/>
          </w:tcPr>
          <w:p w14:paraId="179D2003" w14:textId="0C573088" w:rsidR="009A32B1" w:rsidRPr="00667960" w:rsidRDefault="00BF1327" w:rsidP="00BF1327">
            <w:pPr>
              <w:spacing w:before="0" w:after="0"/>
              <w:rPr>
                <w:rFonts w:ascii="Times New Roman" w:hAnsi="Times New Roman" w:cs="Times New Roman"/>
                <w:color w:val="000000"/>
                <w:sz w:val="24"/>
                <w:szCs w:val="24"/>
              </w:rPr>
            </w:pPr>
            <w:r w:rsidRPr="00667960">
              <w:rPr>
                <w:rStyle w:val="fontstyle01"/>
                <w:rFonts w:ascii="Times New Roman" w:hAnsi="Times New Roman" w:cs="Times New Roman"/>
                <w:sz w:val="24"/>
                <w:szCs w:val="24"/>
              </w:rPr>
              <w:t>tốt, xấu, đẹp; cao, thấp, rộng</w:t>
            </w:r>
          </w:p>
        </w:tc>
      </w:tr>
      <w:tr w:rsidR="009A32B1" w:rsidRPr="00667960" w14:paraId="27FEE17E" w14:textId="77777777" w:rsidTr="00DF3EEA">
        <w:trPr>
          <w:trHeight w:val="413"/>
        </w:trPr>
        <w:tc>
          <w:tcPr>
            <w:tcW w:w="0" w:type="auto"/>
          </w:tcPr>
          <w:p w14:paraId="4DCAB780" w14:textId="685D609D"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8</w:t>
            </w:r>
          </w:p>
        </w:tc>
        <w:tc>
          <w:tcPr>
            <w:tcW w:w="0" w:type="auto"/>
          </w:tcPr>
          <w:p w14:paraId="74EE9B51" w14:textId="40B7EE5B" w:rsidR="009A32B1" w:rsidRPr="00667960" w:rsidRDefault="00A6514C"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P</w:t>
            </w:r>
          </w:p>
        </w:tc>
        <w:tc>
          <w:tcPr>
            <w:tcW w:w="3069" w:type="dxa"/>
          </w:tcPr>
          <w:p w14:paraId="00C95FE6" w14:textId="6F1CA983" w:rsidR="009A32B1" w:rsidRPr="00667960" w:rsidRDefault="000F10B7" w:rsidP="007172F1">
            <w:pPr>
              <w:spacing w:before="0" w:after="0"/>
              <w:jc w:val="center"/>
              <w:rPr>
                <w:rFonts w:ascii="Times New Roman" w:hAnsi="Times New Roman" w:cs="Times New Roman"/>
                <w:sz w:val="24"/>
                <w:lang w:val="en-US"/>
              </w:rPr>
            </w:pPr>
            <w:r w:rsidRPr="00667960">
              <w:rPr>
                <w:rStyle w:val="fontstyle01"/>
                <w:rFonts w:ascii="Times New Roman" w:hAnsi="Times New Roman" w:cs="Times New Roman"/>
                <w:sz w:val="24"/>
                <w:szCs w:val="24"/>
              </w:rPr>
              <w:t>Đại từ</w:t>
            </w:r>
          </w:p>
        </w:tc>
        <w:tc>
          <w:tcPr>
            <w:tcW w:w="3735" w:type="dxa"/>
          </w:tcPr>
          <w:p w14:paraId="4870BC91" w14:textId="2CAD52A9" w:rsidR="009A32B1" w:rsidRPr="00667960" w:rsidRDefault="00D94173" w:rsidP="00D94173">
            <w:pPr>
              <w:spacing w:before="0" w:after="0"/>
              <w:rPr>
                <w:rFonts w:ascii="Times New Roman" w:hAnsi="Times New Roman" w:cs="Times New Roman"/>
                <w:sz w:val="24"/>
                <w:lang w:val="en-US"/>
              </w:rPr>
            </w:pPr>
            <w:r w:rsidRPr="00667960">
              <w:rPr>
                <w:rStyle w:val="fontstyle01"/>
                <w:rFonts w:ascii="Times New Roman" w:hAnsi="Times New Roman" w:cs="Times New Roman"/>
                <w:sz w:val="24"/>
                <w:szCs w:val="24"/>
              </w:rPr>
              <w:t>tôi, chúng tôi, hắn, nó, y, đại nhân, đại</w:t>
            </w:r>
          </w:p>
        </w:tc>
      </w:tr>
      <w:tr w:rsidR="009A32B1" w:rsidRPr="00667960" w14:paraId="40834657" w14:textId="77777777" w:rsidTr="00DF3EEA">
        <w:trPr>
          <w:trHeight w:val="413"/>
        </w:trPr>
        <w:tc>
          <w:tcPr>
            <w:tcW w:w="0" w:type="auto"/>
          </w:tcPr>
          <w:p w14:paraId="781D6368" w14:textId="615068BC"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9</w:t>
            </w:r>
          </w:p>
        </w:tc>
        <w:tc>
          <w:tcPr>
            <w:tcW w:w="0" w:type="auto"/>
          </w:tcPr>
          <w:p w14:paraId="1A7B754F" w14:textId="6B3FF332" w:rsidR="009A32B1" w:rsidRPr="00667960" w:rsidRDefault="00A6514C"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L</w:t>
            </w:r>
          </w:p>
        </w:tc>
        <w:tc>
          <w:tcPr>
            <w:tcW w:w="3069" w:type="dxa"/>
          </w:tcPr>
          <w:p w14:paraId="0D501A2A" w14:textId="01AF6C1A" w:rsidR="009A32B1" w:rsidRPr="00667960" w:rsidRDefault="005A15BC" w:rsidP="005A15BC">
            <w:pPr>
              <w:spacing w:before="0" w:after="0"/>
              <w:jc w:val="center"/>
              <w:rPr>
                <w:rFonts w:ascii="Times New Roman" w:hAnsi="Times New Roman" w:cs="Times New Roman"/>
                <w:sz w:val="24"/>
                <w:lang w:val="en-US"/>
              </w:rPr>
            </w:pPr>
            <w:r w:rsidRPr="00667960">
              <w:rPr>
                <w:rStyle w:val="fontstyle01"/>
                <w:rFonts w:ascii="Times New Roman" w:hAnsi="Times New Roman" w:cs="Times New Roman"/>
                <w:sz w:val="24"/>
                <w:szCs w:val="24"/>
              </w:rPr>
              <w:t>Định từ</w:t>
            </w:r>
          </w:p>
        </w:tc>
        <w:tc>
          <w:tcPr>
            <w:tcW w:w="3735" w:type="dxa"/>
          </w:tcPr>
          <w:p w14:paraId="55087527" w14:textId="78DF4904" w:rsidR="009A32B1" w:rsidRPr="00667960" w:rsidRDefault="00150F3B" w:rsidP="00150F3B">
            <w:pPr>
              <w:spacing w:before="0" w:after="0"/>
              <w:rPr>
                <w:rFonts w:ascii="Times New Roman" w:hAnsi="Times New Roman" w:cs="Times New Roman"/>
                <w:sz w:val="24"/>
                <w:lang w:val="en-US"/>
              </w:rPr>
            </w:pPr>
            <w:r w:rsidRPr="00667960">
              <w:rPr>
                <w:rStyle w:val="fontstyle01"/>
                <w:rFonts w:ascii="Times New Roman" w:hAnsi="Times New Roman" w:cs="Times New Roman"/>
                <w:sz w:val="24"/>
                <w:szCs w:val="24"/>
              </w:rPr>
              <w:t>mỗi, từng, mọi, cái</w:t>
            </w:r>
            <w:r w:rsidR="000A06D6" w:rsidRPr="00667960">
              <w:rPr>
                <w:rStyle w:val="fontstyle01"/>
                <w:rFonts w:ascii="Times New Roman" w:hAnsi="Times New Roman" w:cs="Times New Roman"/>
                <w:sz w:val="24"/>
                <w:szCs w:val="24"/>
                <w:lang w:val="en-US"/>
              </w:rPr>
              <w:t>,</w:t>
            </w:r>
            <w:r w:rsidRPr="00667960">
              <w:rPr>
                <w:rStyle w:val="fontstyle01"/>
                <w:rFonts w:ascii="Times New Roman" w:hAnsi="Times New Roman" w:cs="Times New Roman"/>
                <w:sz w:val="24"/>
                <w:szCs w:val="24"/>
              </w:rPr>
              <w:t xml:space="preserve"> các, những, mấy</w:t>
            </w:r>
            <w:r w:rsidRPr="00667960">
              <w:rPr>
                <w:rFonts w:ascii="Times New Roman" w:hAnsi="Times New Roman" w:cs="Times New Roman"/>
                <w:sz w:val="24"/>
                <w:szCs w:val="24"/>
                <w:lang w:val="en-US"/>
              </w:rPr>
              <w:tab/>
            </w:r>
          </w:p>
        </w:tc>
      </w:tr>
      <w:tr w:rsidR="009A32B1" w:rsidRPr="00667960" w14:paraId="14B313B9" w14:textId="77777777" w:rsidTr="00DF3EEA">
        <w:trPr>
          <w:trHeight w:val="413"/>
        </w:trPr>
        <w:tc>
          <w:tcPr>
            <w:tcW w:w="0" w:type="auto"/>
          </w:tcPr>
          <w:p w14:paraId="072E4409" w14:textId="6F30EA94"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10</w:t>
            </w:r>
          </w:p>
        </w:tc>
        <w:tc>
          <w:tcPr>
            <w:tcW w:w="0" w:type="auto"/>
          </w:tcPr>
          <w:p w14:paraId="14F4CB3D" w14:textId="0F61B2B6" w:rsidR="009A32B1" w:rsidRPr="00667960" w:rsidRDefault="00A6514C"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M</w:t>
            </w:r>
          </w:p>
        </w:tc>
        <w:tc>
          <w:tcPr>
            <w:tcW w:w="3069" w:type="dxa"/>
          </w:tcPr>
          <w:p w14:paraId="0E259EF5" w14:textId="6462CC86" w:rsidR="009A32B1" w:rsidRPr="00667960" w:rsidRDefault="005A15BC" w:rsidP="00260132">
            <w:pPr>
              <w:jc w:val="center"/>
              <w:rPr>
                <w:rFonts w:ascii="Times New Roman" w:hAnsi="Times New Roman" w:cs="Times New Roman"/>
                <w:sz w:val="24"/>
                <w:szCs w:val="24"/>
                <w:lang w:val="en-US"/>
              </w:rPr>
            </w:pPr>
            <w:r w:rsidRPr="00667960">
              <w:rPr>
                <w:rFonts w:ascii="Times New Roman" w:hAnsi="Times New Roman" w:cs="Times New Roman"/>
                <w:sz w:val="24"/>
                <w:szCs w:val="24"/>
                <w:lang w:val="en-US"/>
              </w:rPr>
              <w:t>Số từ</w:t>
            </w:r>
          </w:p>
        </w:tc>
        <w:tc>
          <w:tcPr>
            <w:tcW w:w="3735" w:type="dxa"/>
          </w:tcPr>
          <w:p w14:paraId="544FCE88" w14:textId="2938F5DC" w:rsidR="009A32B1" w:rsidRPr="00667960" w:rsidRDefault="0006220E" w:rsidP="0006220E">
            <w:pPr>
              <w:spacing w:before="0" w:after="0"/>
              <w:rPr>
                <w:rFonts w:ascii="Times New Roman" w:hAnsi="Times New Roman" w:cs="Times New Roman"/>
                <w:sz w:val="24"/>
                <w:lang w:val="en-US"/>
              </w:rPr>
            </w:pPr>
            <w:r w:rsidRPr="00667960">
              <w:rPr>
                <w:rStyle w:val="fontstyle01"/>
                <w:rFonts w:ascii="Times New Roman" w:hAnsi="Times New Roman" w:cs="Times New Roman"/>
                <w:sz w:val="24"/>
                <w:szCs w:val="24"/>
              </w:rPr>
              <w:t>một, mười, mười ba</w:t>
            </w:r>
            <w:r w:rsidR="000A06D6" w:rsidRPr="00667960">
              <w:rPr>
                <w:rStyle w:val="fontstyle01"/>
                <w:rFonts w:ascii="Times New Roman" w:hAnsi="Times New Roman" w:cs="Times New Roman"/>
                <w:sz w:val="24"/>
                <w:szCs w:val="24"/>
                <w:lang w:val="en-US"/>
              </w:rPr>
              <w:t>,</w:t>
            </w:r>
            <w:r w:rsidRPr="00667960">
              <w:rPr>
                <w:rStyle w:val="fontstyle01"/>
                <w:rFonts w:ascii="Times New Roman" w:hAnsi="Times New Roman" w:cs="Times New Roman"/>
                <w:sz w:val="24"/>
                <w:szCs w:val="24"/>
              </w:rPr>
              <w:t xml:space="preserve"> dăm, vài, mươi</w:t>
            </w:r>
          </w:p>
        </w:tc>
      </w:tr>
      <w:tr w:rsidR="009A32B1" w:rsidRPr="00667960" w14:paraId="14CDD03F" w14:textId="77777777" w:rsidTr="00DF3EEA">
        <w:trPr>
          <w:trHeight w:val="403"/>
        </w:trPr>
        <w:tc>
          <w:tcPr>
            <w:tcW w:w="0" w:type="auto"/>
          </w:tcPr>
          <w:p w14:paraId="35084B4B" w14:textId="2F32F5E1"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11</w:t>
            </w:r>
          </w:p>
        </w:tc>
        <w:tc>
          <w:tcPr>
            <w:tcW w:w="0" w:type="auto"/>
          </w:tcPr>
          <w:p w14:paraId="1A3D40BC" w14:textId="7065C08C" w:rsidR="009A32B1" w:rsidRPr="00667960" w:rsidRDefault="00C82FB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R</w:t>
            </w:r>
          </w:p>
        </w:tc>
        <w:tc>
          <w:tcPr>
            <w:tcW w:w="3069" w:type="dxa"/>
          </w:tcPr>
          <w:p w14:paraId="3AE92086" w14:textId="2F6E1221" w:rsidR="009A32B1" w:rsidRPr="00667960" w:rsidRDefault="005A15BC" w:rsidP="00260132">
            <w:pPr>
              <w:jc w:val="center"/>
              <w:rPr>
                <w:rFonts w:ascii="Times New Roman" w:hAnsi="Times New Roman" w:cs="Times New Roman"/>
                <w:sz w:val="24"/>
                <w:szCs w:val="24"/>
                <w:lang w:val="en-US"/>
              </w:rPr>
            </w:pPr>
            <w:r w:rsidRPr="00667960">
              <w:rPr>
                <w:rFonts w:ascii="Times New Roman" w:hAnsi="Times New Roman" w:cs="Times New Roman"/>
                <w:sz w:val="24"/>
                <w:szCs w:val="24"/>
                <w:lang w:val="en-US"/>
              </w:rPr>
              <w:t>Phó từ</w:t>
            </w:r>
          </w:p>
        </w:tc>
        <w:tc>
          <w:tcPr>
            <w:tcW w:w="3735" w:type="dxa"/>
          </w:tcPr>
          <w:p w14:paraId="1C917F50" w14:textId="5C2D17CC" w:rsidR="009A32B1" w:rsidRPr="00667960" w:rsidRDefault="00275498" w:rsidP="00275498">
            <w:pPr>
              <w:spacing w:before="0" w:after="0"/>
              <w:rPr>
                <w:rFonts w:ascii="Times New Roman" w:hAnsi="Times New Roman" w:cs="Times New Roman"/>
                <w:sz w:val="24"/>
                <w:lang w:val="en-US"/>
              </w:rPr>
            </w:pPr>
            <w:r w:rsidRPr="00667960">
              <w:rPr>
                <w:rStyle w:val="fontstyle01"/>
                <w:rFonts w:ascii="Times New Roman" w:hAnsi="Times New Roman" w:cs="Times New Roman"/>
                <w:sz w:val="24"/>
                <w:szCs w:val="24"/>
              </w:rPr>
              <w:t>đã, sẽ, đang, vừa, mới, từng, xong, rồi</w:t>
            </w:r>
          </w:p>
        </w:tc>
      </w:tr>
      <w:tr w:rsidR="009A32B1" w:rsidRPr="00667960" w14:paraId="277AA3E2" w14:textId="77777777" w:rsidTr="00DF3EEA">
        <w:trPr>
          <w:trHeight w:val="413"/>
        </w:trPr>
        <w:tc>
          <w:tcPr>
            <w:tcW w:w="0" w:type="auto"/>
          </w:tcPr>
          <w:p w14:paraId="36BAAC7F" w14:textId="5CDEB04A"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12</w:t>
            </w:r>
          </w:p>
        </w:tc>
        <w:tc>
          <w:tcPr>
            <w:tcW w:w="0" w:type="auto"/>
          </w:tcPr>
          <w:p w14:paraId="3278530A" w14:textId="0A98AA6E" w:rsidR="009A32B1" w:rsidRPr="00667960" w:rsidRDefault="00C82FB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E</w:t>
            </w:r>
          </w:p>
        </w:tc>
        <w:tc>
          <w:tcPr>
            <w:tcW w:w="3069" w:type="dxa"/>
          </w:tcPr>
          <w:p w14:paraId="4D166460" w14:textId="4DB7D853" w:rsidR="009A32B1" w:rsidRPr="00667960" w:rsidRDefault="005A15BC" w:rsidP="00260132">
            <w:pPr>
              <w:jc w:val="center"/>
              <w:rPr>
                <w:rFonts w:ascii="Times New Roman" w:hAnsi="Times New Roman" w:cs="Times New Roman"/>
                <w:sz w:val="24"/>
                <w:szCs w:val="24"/>
                <w:lang w:val="en-US"/>
              </w:rPr>
            </w:pPr>
            <w:r w:rsidRPr="00667960">
              <w:rPr>
                <w:rFonts w:ascii="Times New Roman" w:hAnsi="Times New Roman" w:cs="Times New Roman"/>
                <w:sz w:val="24"/>
                <w:szCs w:val="24"/>
                <w:lang w:val="en-US"/>
              </w:rPr>
              <w:t>Giới từ</w:t>
            </w:r>
          </w:p>
        </w:tc>
        <w:tc>
          <w:tcPr>
            <w:tcW w:w="3735" w:type="dxa"/>
          </w:tcPr>
          <w:p w14:paraId="6F158420" w14:textId="229D7324" w:rsidR="009A32B1" w:rsidRPr="00667960" w:rsidRDefault="00F8375A" w:rsidP="00F8375A">
            <w:pPr>
              <w:spacing w:before="0" w:after="0"/>
              <w:rPr>
                <w:rFonts w:ascii="Times New Roman" w:hAnsi="Times New Roman" w:cs="Times New Roman"/>
                <w:sz w:val="24"/>
                <w:lang w:val="en-US"/>
              </w:rPr>
            </w:pPr>
            <w:r w:rsidRPr="00667960">
              <w:rPr>
                <w:rStyle w:val="fontstyle01"/>
                <w:rFonts w:ascii="Times New Roman" w:hAnsi="Times New Roman" w:cs="Times New Roman"/>
                <w:sz w:val="24"/>
                <w:szCs w:val="24"/>
              </w:rPr>
              <w:t>trên, dưới, trong, ngoài; của, trừ, ngoài</w:t>
            </w:r>
          </w:p>
        </w:tc>
      </w:tr>
      <w:tr w:rsidR="009A32B1" w:rsidRPr="00667960" w14:paraId="55396EE8" w14:textId="77777777" w:rsidTr="00DF3EEA">
        <w:trPr>
          <w:trHeight w:val="365"/>
        </w:trPr>
        <w:tc>
          <w:tcPr>
            <w:tcW w:w="0" w:type="auto"/>
          </w:tcPr>
          <w:p w14:paraId="26EDCA14" w14:textId="0FD77DFB"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13</w:t>
            </w:r>
          </w:p>
        </w:tc>
        <w:tc>
          <w:tcPr>
            <w:tcW w:w="0" w:type="auto"/>
          </w:tcPr>
          <w:p w14:paraId="0B6E24DB" w14:textId="1DCF0346" w:rsidR="009A32B1" w:rsidRPr="00667960" w:rsidRDefault="00C82FB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C</w:t>
            </w:r>
          </w:p>
        </w:tc>
        <w:tc>
          <w:tcPr>
            <w:tcW w:w="3069" w:type="dxa"/>
          </w:tcPr>
          <w:p w14:paraId="1B8892E5" w14:textId="0C518A68" w:rsidR="009A32B1" w:rsidRPr="00667960" w:rsidRDefault="005A15BC" w:rsidP="00260132">
            <w:pPr>
              <w:jc w:val="center"/>
              <w:rPr>
                <w:rFonts w:ascii="Times New Roman" w:hAnsi="Times New Roman" w:cs="Times New Roman"/>
                <w:sz w:val="24"/>
                <w:szCs w:val="24"/>
                <w:lang w:val="en-US"/>
              </w:rPr>
            </w:pPr>
            <w:r w:rsidRPr="00667960">
              <w:rPr>
                <w:rFonts w:ascii="Times New Roman" w:hAnsi="Times New Roman" w:cs="Times New Roman"/>
                <w:sz w:val="24"/>
                <w:szCs w:val="24"/>
                <w:lang w:val="en-US"/>
              </w:rPr>
              <w:t>Liên từ</w:t>
            </w:r>
          </w:p>
        </w:tc>
        <w:tc>
          <w:tcPr>
            <w:tcW w:w="3735" w:type="dxa"/>
          </w:tcPr>
          <w:p w14:paraId="61780A8B" w14:textId="709E6C20" w:rsidR="009A32B1" w:rsidRPr="00667960" w:rsidRDefault="003A5696" w:rsidP="003A5696">
            <w:pPr>
              <w:spacing w:before="0" w:after="0"/>
              <w:rPr>
                <w:rFonts w:ascii="Times New Roman" w:hAnsi="Times New Roman" w:cs="Times New Roman"/>
                <w:sz w:val="24"/>
                <w:lang w:val="en-US"/>
              </w:rPr>
            </w:pPr>
            <w:r w:rsidRPr="00667960">
              <w:rPr>
                <w:rStyle w:val="fontstyle01"/>
                <w:rFonts w:ascii="Times New Roman" w:hAnsi="Times New Roman" w:cs="Times New Roman"/>
                <w:sz w:val="24"/>
                <w:szCs w:val="24"/>
              </w:rPr>
              <w:t>vì vậy, tuy nhiên, ngược lại</w:t>
            </w:r>
          </w:p>
        </w:tc>
      </w:tr>
      <w:tr w:rsidR="009A32B1" w:rsidRPr="00667960" w14:paraId="2DD91E73" w14:textId="77777777" w:rsidTr="00DF3EEA">
        <w:trPr>
          <w:trHeight w:val="375"/>
        </w:trPr>
        <w:tc>
          <w:tcPr>
            <w:tcW w:w="0" w:type="auto"/>
          </w:tcPr>
          <w:p w14:paraId="17609027" w14:textId="4234129F"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14</w:t>
            </w:r>
          </w:p>
        </w:tc>
        <w:tc>
          <w:tcPr>
            <w:tcW w:w="0" w:type="auto"/>
          </w:tcPr>
          <w:p w14:paraId="6E86E1C9" w14:textId="5D963FCA" w:rsidR="009A32B1" w:rsidRPr="00667960" w:rsidRDefault="00C82FB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Cc</w:t>
            </w:r>
          </w:p>
        </w:tc>
        <w:tc>
          <w:tcPr>
            <w:tcW w:w="3069" w:type="dxa"/>
          </w:tcPr>
          <w:p w14:paraId="4790D002" w14:textId="0006F03F" w:rsidR="009A32B1" w:rsidRPr="00667960" w:rsidRDefault="005A15BC" w:rsidP="00260132">
            <w:pPr>
              <w:jc w:val="center"/>
              <w:rPr>
                <w:rFonts w:ascii="Times New Roman" w:hAnsi="Times New Roman" w:cs="Times New Roman"/>
                <w:sz w:val="24"/>
                <w:szCs w:val="24"/>
                <w:lang w:val="en-US"/>
              </w:rPr>
            </w:pPr>
            <w:r w:rsidRPr="00667960">
              <w:rPr>
                <w:rFonts w:ascii="Times New Roman" w:hAnsi="Times New Roman" w:cs="Times New Roman"/>
                <w:sz w:val="24"/>
                <w:szCs w:val="24"/>
                <w:lang w:val="en-US"/>
              </w:rPr>
              <w:t>Liên từ đẳng lập</w:t>
            </w:r>
          </w:p>
        </w:tc>
        <w:tc>
          <w:tcPr>
            <w:tcW w:w="3735" w:type="dxa"/>
          </w:tcPr>
          <w:p w14:paraId="1988BD76" w14:textId="4E790503" w:rsidR="009A32B1" w:rsidRPr="00667960" w:rsidRDefault="008B56EF" w:rsidP="008B56EF">
            <w:pPr>
              <w:spacing w:before="0" w:after="0"/>
              <w:rPr>
                <w:rFonts w:ascii="Times New Roman" w:hAnsi="Times New Roman" w:cs="Times New Roman"/>
                <w:sz w:val="24"/>
                <w:lang w:val="en-US"/>
              </w:rPr>
            </w:pPr>
            <w:r w:rsidRPr="00667960">
              <w:rPr>
                <w:rStyle w:val="fontstyle01"/>
                <w:rFonts w:ascii="Times New Roman" w:hAnsi="Times New Roman" w:cs="Times New Roman"/>
                <w:sz w:val="24"/>
                <w:szCs w:val="24"/>
              </w:rPr>
              <w:t>và, hoặc, với, cùng</w:t>
            </w:r>
          </w:p>
        </w:tc>
      </w:tr>
      <w:tr w:rsidR="009A32B1" w:rsidRPr="00667960" w14:paraId="5F4CBA9D" w14:textId="77777777" w:rsidTr="00DF3EEA">
        <w:trPr>
          <w:trHeight w:val="365"/>
        </w:trPr>
        <w:tc>
          <w:tcPr>
            <w:tcW w:w="0" w:type="auto"/>
          </w:tcPr>
          <w:p w14:paraId="7D71FFA9" w14:textId="449B71BF"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15</w:t>
            </w:r>
          </w:p>
        </w:tc>
        <w:tc>
          <w:tcPr>
            <w:tcW w:w="0" w:type="auto"/>
          </w:tcPr>
          <w:p w14:paraId="1969E717" w14:textId="681A030B" w:rsidR="009A32B1" w:rsidRPr="00667960" w:rsidRDefault="00C82FB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I</w:t>
            </w:r>
          </w:p>
        </w:tc>
        <w:tc>
          <w:tcPr>
            <w:tcW w:w="3069" w:type="dxa"/>
          </w:tcPr>
          <w:p w14:paraId="0ED31807" w14:textId="054CC290" w:rsidR="009A32B1" w:rsidRPr="00667960" w:rsidRDefault="005A15BC" w:rsidP="00260132">
            <w:pPr>
              <w:jc w:val="center"/>
              <w:rPr>
                <w:rFonts w:ascii="Times New Roman" w:hAnsi="Times New Roman" w:cs="Times New Roman"/>
                <w:sz w:val="24"/>
                <w:szCs w:val="24"/>
                <w:lang w:val="en-US"/>
              </w:rPr>
            </w:pPr>
            <w:r w:rsidRPr="00667960">
              <w:rPr>
                <w:rFonts w:ascii="Times New Roman" w:hAnsi="Times New Roman" w:cs="Times New Roman"/>
                <w:sz w:val="24"/>
                <w:szCs w:val="24"/>
                <w:lang w:val="en-US"/>
              </w:rPr>
              <w:t>Thán từ</w:t>
            </w:r>
          </w:p>
        </w:tc>
        <w:tc>
          <w:tcPr>
            <w:tcW w:w="3735" w:type="dxa"/>
          </w:tcPr>
          <w:p w14:paraId="534D80A2" w14:textId="192353B4" w:rsidR="009A32B1" w:rsidRPr="00667960" w:rsidRDefault="008B56EF" w:rsidP="008B56EF">
            <w:pPr>
              <w:spacing w:before="0" w:after="0"/>
              <w:rPr>
                <w:rFonts w:ascii="Times New Roman" w:hAnsi="Times New Roman" w:cs="Times New Roman"/>
                <w:sz w:val="24"/>
                <w:lang w:val="en-US"/>
              </w:rPr>
            </w:pPr>
            <w:r w:rsidRPr="00667960">
              <w:rPr>
                <w:rStyle w:val="fontstyle01"/>
                <w:rFonts w:ascii="Times New Roman" w:hAnsi="Times New Roman" w:cs="Times New Roman"/>
                <w:sz w:val="24"/>
                <w:szCs w:val="24"/>
              </w:rPr>
              <w:t>ôi, chao, a ha</w:t>
            </w:r>
          </w:p>
        </w:tc>
      </w:tr>
      <w:tr w:rsidR="009A32B1" w:rsidRPr="00667960" w14:paraId="60D3227F" w14:textId="77777777" w:rsidTr="00DF3EEA">
        <w:trPr>
          <w:trHeight w:val="375"/>
        </w:trPr>
        <w:tc>
          <w:tcPr>
            <w:tcW w:w="0" w:type="auto"/>
          </w:tcPr>
          <w:p w14:paraId="1DA00B3A" w14:textId="0E7BA8EE"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16</w:t>
            </w:r>
          </w:p>
        </w:tc>
        <w:tc>
          <w:tcPr>
            <w:tcW w:w="0" w:type="auto"/>
          </w:tcPr>
          <w:p w14:paraId="1FDB8305" w14:textId="48F3B4F5" w:rsidR="009A32B1" w:rsidRPr="00667960" w:rsidRDefault="00C82FB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T</w:t>
            </w:r>
          </w:p>
        </w:tc>
        <w:tc>
          <w:tcPr>
            <w:tcW w:w="3069" w:type="dxa"/>
          </w:tcPr>
          <w:p w14:paraId="433E0D37" w14:textId="0A1C3B74" w:rsidR="009A32B1" w:rsidRPr="00667960" w:rsidRDefault="005A15BC" w:rsidP="00260132">
            <w:pPr>
              <w:jc w:val="center"/>
              <w:rPr>
                <w:rFonts w:ascii="Times New Roman" w:hAnsi="Times New Roman" w:cs="Times New Roman"/>
                <w:sz w:val="24"/>
                <w:szCs w:val="24"/>
                <w:lang w:val="en-US"/>
              </w:rPr>
            </w:pPr>
            <w:r w:rsidRPr="00667960">
              <w:rPr>
                <w:rFonts w:ascii="Times New Roman" w:hAnsi="Times New Roman" w:cs="Times New Roman"/>
                <w:sz w:val="24"/>
                <w:szCs w:val="24"/>
                <w:lang w:val="en-US"/>
              </w:rPr>
              <w:t>Trợ từ</w:t>
            </w:r>
          </w:p>
        </w:tc>
        <w:tc>
          <w:tcPr>
            <w:tcW w:w="3735" w:type="dxa"/>
          </w:tcPr>
          <w:p w14:paraId="3E8DCBE0" w14:textId="3A144959" w:rsidR="009A32B1" w:rsidRPr="00667960" w:rsidRDefault="008B56EF" w:rsidP="008B56EF">
            <w:pPr>
              <w:spacing w:before="0" w:after="0"/>
              <w:rPr>
                <w:rFonts w:ascii="Times New Roman" w:hAnsi="Times New Roman" w:cs="Times New Roman"/>
                <w:sz w:val="24"/>
                <w:lang w:val="en-US"/>
              </w:rPr>
            </w:pPr>
            <w:r w:rsidRPr="00667960">
              <w:rPr>
                <w:rStyle w:val="fontstyle01"/>
                <w:rFonts w:ascii="Times New Roman" w:hAnsi="Times New Roman" w:cs="Times New Roman"/>
                <w:sz w:val="24"/>
                <w:szCs w:val="24"/>
              </w:rPr>
              <w:t>à, a, á, ạ, ấy, chắc, chăng, cho, chứ</w:t>
            </w:r>
          </w:p>
        </w:tc>
      </w:tr>
      <w:tr w:rsidR="009A32B1" w:rsidRPr="00667960" w14:paraId="1B1A626F" w14:textId="77777777" w:rsidTr="00DF3EEA">
        <w:trPr>
          <w:trHeight w:val="365"/>
        </w:trPr>
        <w:tc>
          <w:tcPr>
            <w:tcW w:w="0" w:type="auto"/>
          </w:tcPr>
          <w:p w14:paraId="1EDF3EFA" w14:textId="687EF132"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17</w:t>
            </w:r>
          </w:p>
        </w:tc>
        <w:tc>
          <w:tcPr>
            <w:tcW w:w="0" w:type="auto"/>
          </w:tcPr>
          <w:p w14:paraId="757FB251" w14:textId="4871ED6D" w:rsidR="009A32B1" w:rsidRPr="00667960" w:rsidRDefault="00C82FB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B</w:t>
            </w:r>
          </w:p>
        </w:tc>
        <w:tc>
          <w:tcPr>
            <w:tcW w:w="3069" w:type="dxa"/>
          </w:tcPr>
          <w:p w14:paraId="3EE8C1CA" w14:textId="6BE4D9E4" w:rsidR="009A32B1" w:rsidRPr="00667960" w:rsidRDefault="005A15BC" w:rsidP="00260132">
            <w:pPr>
              <w:jc w:val="center"/>
              <w:rPr>
                <w:rFonts w:ascii="Times New Roman" w:hAnsi="Times New Roman" w:cs="Times New Roman"/>
                <w:sz w:val="24"/>
                <w:szCs w:val="24"/>
                <w:lang w:val="en-US"/>
              </w:rPr>
            </w:pPr>
            <w:r w:rsidRPr="00667960">
              <w:rPr>
                <w:rFonts w:ascii="Times New Roman" w:hAnsi="Times New Roman" w:cs="Times New Roman"/>
                <w:sz w:val="24"/>
                <w:szCs w:val="24"/>
                <w:lang w:val="en-US"/>
              </w:rPr>
              <w:t>Từ vay mượn</w:t>
            </w:r>
          </w:p>
        </w:tc>
        <w:tc>
          <w:tcPr>
            <w:tcW w:w="3735" w:type="dxa"/>
          </w:tcPr>
          <w:p w14:paraId="025F3FAC" w14:textId="3BC739C0" w:rsidR="009A32B1" w:rsidRPr="00667960" w:rsidRDefault="008F4D1D" w:rsidP="008F4D1D">
            <w:pPr>
              <w:spacing w:before="0" w:after="0"/>
              <w:rPr>
                <w:rFonts w:ascii="Times New Roman" w:hAnsi="Times New Roman" w:cs="Times New Roman"/>
                <w:sz w:val="24"/>
                <w:lang w:val="en-US"/>
              </w:rPr>
            </w:pPr>
            <w:r w:rsidRPr="00667960">
              <w:rPr>
                <w:rStyle w:val="fontstyle01"/>
                <w:rFonts w:ascii="Times New Roman" w:hAnsi="Times New Roman" w:cs="Times New Roman"/>
                <w:sz w:val="24"/>
                <w:szCs w:val="24"/>
              </w:rPr>
              <w:t>Internet, email, video, chat</w:t>
            </w:r>
          </w:p>
        </w:tc>
      </w:tr>
      <w:tr w:rsidR="009A32B1" w:rsidRPr="00667960" w14:paraId="0FE9EF2B" w14:textId="77777777" w:rsidTr="00DF3EEA">
        <w:trPr>
          <w:trHeight w:val="375"/>
        </w:trPr>
        <w:tc>
          <w:tcPr>
            <w:tcW w:w="0" w:type="auto"/>
          </w:tcPr>
          <w:p w14:paraId="5E3EF199" w14:textId="32CCF218"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18</w:t>
            </w:r>
          </w:p>
        </w:tc>
        <w:tc>
          <w:tcPr>
            <w:tcW w:w="0" w:type="auto"/>
          </w:tcPr>
          <w:p w14:paraId="2FC7710C" w14:textId="55AE40F1" w:rsidR="009A32B1" w:rsidRPr="00667960" w:rsidRDefault="00C82FB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Y</w:t>
            </w:r>
          </w:p>
        </w:tc>
        <w:tc>
          <w:tcPr>
            <w:tcW w:w="3069" w:type="dxa"/>
          </w:tcPr>
          <w:p w14:paraId="11489382" w14:textId="018283B9" w:rsidR="009A32B1" w:rsidRPr="00667960" w:rsidRDefault="005A15BC" w:rsidP="00260132">
            <w:pPr>
              <w:jc w:val="center"/>
              <w:rPr>
                <w:rFonts w:ascii="Times New Roman" w:hAnsi="Times New Roman" w:cs="Times New Roman"/>
                <w:sz w:val="24"/>
                <w:szCs w:val="24"/>
                <w:lang w:val="en-US"/>
              </w:rPr>
            </w:pPr>
            <w:r w:rsidRPr="00667960">
              <w:rPr>
                <w:rFonts w:ascii="Times New Roman" w:hAnsi="Times New Roman" w:cs="Times New Roman"/>
                <w:sz w:val="24"/>
                <w:szCs w:val="24"/>
                <w:lang w:val="en-US"/>
              </w:rPr>
              <w:t>Từ viết tắt</w:t>
            </w:r>
          </w:p>
        </w:tc>
        <w:tc>
          <w:tcPr>
            <w:tcW w:w="3735" w:type="dxa"/>
          </w:tcPr>
          <w:p w14:paraId="284F93E8" w14:textId="3D3690B8" w:rsidR="009A32B1" w:rsidRPr="00667960" w:rsidRDefault="00ED082A" w:rsidP="00ED082A">
            <w:pPr>
              <w:spacing w:before="0" w:after="0"/>
              <w:rPr>
                <w:rFonts w:ascii="Times New Roman" w:hAnsi="Times New Roman" w:cs="Times New Roman"/>
                <w:sz w:val="24"/>
                <w:lang w:val="en-US"/>
              </w:rPr>
            </w:pPr>
            <w:r w:rsidRPr="00667960">
              <w:rPr>
                <w:rStyle w:val="fontstyle01"/>
                <w:rFonts w:ascii="Times New Roman" w:hAnsi="Times New Roman" w:cs="Times New Roman"/>
                <w:sz w:val="24"/>
                <w:szCs w:val="24"/>
              </w:rPr>
              <w:t>OPEC, WTO, HIV</w:t>
            </w:r>
          </w:p>
        </w:tc>
      </w:tr>
      <w:tr w:rsidR="009A32B1" w:rsidRPr="00667960" w14:paraId="71CCE31D" w14:textId="77777777" w:rsidTr="00DF3EEA">
        <w:trPr>
          <w:trHeight w:val="365"/>
        </w:trPr>
        <w:tc>
          <w:tcPr>
            <w:tcW w:w="0" w:type="auto"/>
          </w:tcPr>
          <w:p w14:paraId="1C890DD4" w14:textId="0A1B6249"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19</w:t>
            </w:r>
          </w:p>
        </w:tc>
        <w:tc>
          <w:tcPr>
            <w:tcW w:w="0" w:type="auto"/>
          </w:tcPr>
          <w:p w14:paraId="50E44340" w14:textId="55ACD183" w:rsidR="009A32B1" w:rsidRPr="00667960" w:rsidRDefault="00C82FB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X</w:t>
            </w:r>
          </w:p>
        </w:tc>
        <w:tc>
          <w:tcPr>
            <w:tcW w:w="3069" w:type="dxa"/>
          </w:tcPr>
          <w:p w14:paraId="5FF4C1CB" w14:textId="1129FB16" w:rsidR="009A32B1" w:rsidRPr="00667960" w:rsidRDefault="005A15BC" w:rsidP="00260132">
            <w:pPr>
              <w:jc w:val="left"/>
              <w:rPr>
                <w:rFonts w:ascii="Times New Roman" w:hAnsi="Times New Roman" w:cs="Times New Roman"/>
                <w:sz w:val="24"/>
                <w:szCs w:val="24"/>
                <w:lang w:val="en-US"/>
              </w:rPr>
            </w:pPr>
            <w:r w:rsidRPr="00667960">
              <w:rPr>
                <w:rFonts w:ascii="Times New Roman" w:hAnsi="Times New Roman" w:cs="Times New Roman"/>
                <w:sz w:val="24"/>
                <w:szCs w:val="24"/>
                <w:lang w:val="en-US"/>
              </w:rPr>
              <w:t>Các  từ không thể phân loại</w:t>
            </w:r>
          </w:p>
        </w:tc>
        <w:tc>
          <w:tcPr>
            <w:tcW w:w="3735" w:type="dxa"/>
          </w:tcPr>
          <w:p w14:paraId="4BBB76E4" w14:textId="77777777" w:rsidR="009A32B1" w:rsidRPr="00667960" w:rsidRDefault="009A32B1" w:rsidP="00F718D7">
            <w:pPr>
              <w:rPr>
                <w:rFonts w:ascii="Times New Roman" w:hAnsi="Times New Roman" w:cs="Times New Roman"/>
                <w:sz w:val="24"/>
                <w:szCs w:val="24"/>
                <w:lang w:val="en-US"/>
              </w:rPr>
            </w:pPr>
          </w:p>
        </w:tc>
      </w:tr>
      <w:tr w:rsidR="009A32B1" w:rsidRPr="00667960" w14:paraId="5C24B27E" w14:textId="77777777" w:rsidTr="00DF3EEA">
        <w:trPr>
          <w:trHeight w:val="365"/>
        </w:trPr>
        <w:tc>
          <w:tcPr>
            <w:tcW w:w="0" w:type="auto"/>
          </w:tcPr>
          <w:p w14:paraId="5C31CB04" w14:textId="3B679F34"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20</w:t>
            </w:r>
          </w:p>
        </w:tc>
        <w:tc>
          <w:tcPr>
            <w:tcW w:w="0" w:type="auto"/>
          </w:tcPr>
          <w:p w14:paraId="7D463F7A" w14:textId="61EE613C" w:rsidR="009A32B1" w:rsidRPr="00667960" w:rsidRDefault="00C82FB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Z</w:t>
            </w:r>
          </w:p>
        </w:tc>
        <w:tc>
          <w:tcPr>
            <w:tcW w:w="3069" w:type="dxa"/>
          </w:tcPr>
          <w:p w14:paraId="0AFE2229" w14:textId="3C32C747" w:rsidR="009A32B1" w:rsidRPr="00667960" w:rsidRDefault="009463F2" w:rsidP="00260132">
            <w:pPr>
              <w:jc w:val="center"/>
              <w:rPr>
                <w:rFonts w:ascii="Times New Roman" w:hAnsi="Times New Roman" w:cs="Times New Roman"/>
                <w:sz w:val="24"/>
                <w:szCs w:val="24"/>
                <w:lang w:val="en-US"/>
              </w:rPr>
            </w:pPr>
            <w:r w:rsidRPr="00667960">
              <w:rPr>
                <w:rFonts w:ascii="Times New Roman" w:hAnsi="Times New Roman" w:cs="Times New Roman"/>
                <w:sz w:val="24"/>
                <w:szCs w:val="24"/>
                <w:lang w:val="en-US"/>
              </w:rPr>
              <w:t>Yếu tố cấu tạo từ</w:t>
            </w:r>
          </w:p>
        </w:tc>
        <w:tc>
          <w:tcPr>
            <w:tcW w:w="3735" w:type="dxa"/>
          </w:tcPr>
          <w:p w14:paraId="527135AB" w14:textId="592DABE2" w:rsidR="009A32B1" w:rsidRPr="00667960" w:rsidRDefault="00414870" w:rsidP="00414870">
            <w:pPr>
              <w:spacing w:before="0" w:after="0"/>
              <w:rPr>
                <w:rFonts w:ascii="Times New Roman" w:hAnsi="Times New Roman" w:cs="Times New Roman"/>
                <w:sz w:val="24"/>
                <w:lang w:val="en-US"/>
              </w:rPr>
            </w:pPr>
            <w:r w:rsidRPr="00667960">
              <w:rPr>
                <w:rStyle w:val="fontstyle01"/>
                <w:rFonts w:ascii="Times New Roman" w:hAnsi="Times New Roman" w:cs="Times New Roman"/>
                <w:sz w:val="24"/>
                <w:szCs w:val="24"/>
              </w:rPr>
              <w:t>bất, vô, phi</w:t>
            </w:r>
          </w:p>
        </w:tc>
      </w:tr>
      <w:tr w:rsidR="009A32B1" w:rsidRPr="00667960" w14:paraId="38BD0A31" w14:textId="77777777" w:rsidTr="00DF3EEA">
        <w:trPr>
          <w:trHeight w:val="56"/>
        </w:trPr>
        <w:tc>
          <w:tcPr>
            <w:tcW w:w="0" w:type="auto"/>
          </w:tcPr>
          <w:p w14:paraId="06E06FA8" w14:textId="477485F8" w:rsidR="009A32B1" w:rsidRPr="00667960" w:rsidRDefault="00A519D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lastRenderedPageBreak/>
              <w:t>21</w:t>
            </w:r>
          </w:p>
        </w:tc>
        <w:tc>
          <w:tcPr>
            <w:tcW w:w="0" w:type="auto"/>
          </w:tcPr>
          <w:p w14:paraId="6B283860" w14:textId="72C80BBC" w:rsidR="009A32B1" w:rsidRPr="00667960" w:rsidRDefault="00C82FB2" w:rsidP="00F718D7">
            <w:pPr>
              <w:rPr>
                <w:rFonts w:ascii="Times New Roman" w:hAnsi="Times New Roman" w:cs="Times New Roman"/>
                <w:sz w:val="24"/>
                <w:szCs w:val="24"/>
                <w:lang w:val="en-US"/>
              </w:rPr>
            </w:pPr>
            <w:r w:rsidRPr="00667960">
              <w:rPr>
                <w:rFonts w:ascii="Times New Roman" w:hAnsi="Times New Roman" w:cs="Times New Roman"/>
                <w:sz w:val="24"/>
                <w:szCs w:val="24"/>
                <w:lang w:val="en-US"/>
              </w:rPr>
              <w:t>CH</w:t>
            </w:r>
          </w:p>
        </w:tc>
        <w:tc>
          <w:tcPr>
            <w:tcW w:w="3069" w:type="dxa"/>
          </w:tcPr>
          <w:p w14:paraId="0107AB7F" w14:textId="5710934E" w:rsidR="009A32B1" w:rsidRPr="00667960" w:rsidRDefault="009463F2" w:rsidP="00260132">
            <w:pPr>
              <w:jc w:val="center"/>
              <w:rPr>
                <w:rFonts w:ascii="Times New Roman" w:hAnsi="Times New Roman" w:cs="Times New Roman"/>
                <w:sz w:val="24"/>
                <w:szCs w:val="24"/>
                <w:lang w:val="en-US"/>
              </w:rPr>
            </w:pPr>
            <w:r w:rsidRPr="00667960">
              <w:rPr>
                <w:rFonts w:ascii="Times New Roman" w:hAnsi="Times New Roman" w:cs="Times New Roman"/>
                <w:sz w:val="24"/>
                <w:szCs w:val="24"/>
                <w:lang w:val="en-US"/>
              </w:rPr>
              <w:t>Nhãn</w:t>
            </w:r>
            <w:r w:rsidR="007C017A" w:rsidRPr="00667960">
              <w:rPr>
                <w:rFonts w:ascii="Times New Roman" w:hAnsi="Times New Roman" w:cs="Times New Roman"/>
                <w:sz w:val="24"/>
                <w:szCs w:val="24"/>
                <w:lang w:val="en-US"/>
              </w:rPr>
              <w:t xml:space="preserve"> dành cho các loại dấu</w:t>
            </w:r>
          </w:p>
        </w:tc>
        <w:tc>
          <w:tcPr>
            <w:tcW w:w="3735" w:type="dxa"/>
          </w:tcPr>
          <w:p w14:paraId="1E4ADAEA" w14:textId="1D17AC75" w:rsidR="009A32B1" w:rsidRPr="00667960" w:rsidRDefault="00260132" w:rsidP="00260132">
            <w:pPr>
              <w:spacing w:before="0" w:after="0"/>
              <w:rPr>
                <w:rFonts w:ascii="Times New Roman" w:hAnsi="Times New Roman" w:cs="Times New Roman"/>
                <w:sz w:val="24"/>
                <w:lang w:val="en-US"/>
              </w:rPr>
            </w:pPr>
            <w:r w:rsidRPr="00667960">
              <w:rPr>
                <w:rStyle w:val="fontstyle01"/>
                <w:rFonts w:ascii="Times New Roman" w:hAnsi="Times New Roman" w:cs="Times New Roman"/>
                <w:sz w:val="24"/>
                <w:szCs w:val="24"/>
              </w:rPr>
              <w:t>. ! ? , ; :</w:t>
            </w:r>
          </w:p>
        </w:tc>
      </w:tr>
    </w:tbl>
    <w:p w14:paraId="7935DE19" w14:textId="77777777" w:rsidR="003B0488" w:rsidRPr="00667960" w:rsidRDefault="003B0488" w:rsidP="00F718D7">
      <w:pPr>
        <w:ind w:left="578"/>
        <w:rPr>
          <w:rFonts w:ascii="Times New Roman" w:hAnsi="Times New Roman" w:cs="Times New Roman"/>
          <w:lang w:val="en-US"/>
        </w:rPr>
      </w:pPr>
    </w:p>
    <w:p w14:paraId="30471E26" w14:textId="29BC5B90" w:rsidR="003B0488" w:rsidRPr="00667960" w:rsidRDefault="00451CDC" w:rsidP="00F718D7">
      <w:pPr>
        <w:ind w:left="578"/>
        <w:rPr>
          <w:rFonts w:ascii="Times New Roman" w:hAnsi="Times New Roman" w:cs="Times New Roman"/>
          <w:lang w:val="en-US"/>
        </w:rPr>
      </w:pPr>
      <w:r w:rsidRPr="00667960">
        <w:rPr>
          <w:rFonts w:ascii="Times New Roman" w:hAnsi="Times New Roman" w:cs="Times New Roman"/>
          <w:lang w:val="en-US"/>
        </w:rPr>
        <w:t xml:space="preserve">- </w:t>
      </w:r>
      <w:r w:rsidR="002328C1" w:rsidRPr="00667960">
        <w:rPr>
          <w:rFonts w:ascii="Times New Roman" w:hAnsi="Times New Roman" w:cs="Times New Roman"/>
          <w:lang w:val="en-US"/>
        </w:rPr>
        <w:t xml:space="preserve">Data: </w:t>
      </w:r>
      <w:r w:rsidR="00952EBA" w:rsidRPr="00667960">
        <w:rPr>
          <w:rFonts w:ascii="Times New Roman" w:hAnsi="Times New Roman" w:cs="Times New Roman"/>
          <w:lang w:val="en-US"/>
        </w:rPr>
        <w:t xml:space="preserve">Từ </w:t>
      </w:r>
      <w:r w:rsidR="002328C1" w:rsidRPr="00667960">
        <w:rPr>
          <w:rFonts w:ascii="Times New Roman" w:hAnsi="Times New Roman" w:cs="Times New Roman"/>
          <w:lang w:val="en-US"/>
        </w:rPr>
        <w:t xml:space="preserve">bộ ngữ liệu </w:t>
      </w:r>
      <w:r w:rsidR="00952EBA" w:rsidRPr="00667960">
        <w:rPr>
          <w:rFonts w:ascii="Times New Roman" w:hAnsi="Times New Roman" w:cs="Times New Roman"/>
          <w:lang w:val="en-US"/>
        </w:rPr>
        <w:t xml:space="preserve">thu thập ban đầu 100 câu, nhóm sử dụng </w:t>
      </w:r>
      <w:r w:rsidR="002328C1" w:rsidRPr="00667960">
        <w:rPr>
          <w:rFonts w:ascii="Times New Roman" w:hAnsi="Times New Roman" w:cs="Times New Roman"/>
          <w:lang w:val="en-US"/>
        </w:rPr>
        <w:t xml:space="preserve">70 câu </w:t>
      </w:r>
      <w:r w:rsidR="00952EBA" w:rsidRPr="00667960">
        <w:rPr>
          <w:rFonts w:ascii="Times New Roman" w:hAnsi="Times New Roman" w:cs="Times New Roman"/>
          <w:lang w:val="en-US"/>
        </w:rPr>
        <w:t>để</w:t>
      </w:r>
      <w:r w:rsidR="002328C1" w:rsidRPr="00667960">
        <w:rPr>
          <w:rFonts w:ascii="Times New Roman" w:hAnsi="Times New Roman" w:cs="Times New Roman"/>
          <w:lang w:val="en-US"/>
        </w:rPr>
        <w:t xml:space="preserve"> gán nhãn</w:t>
      </w:r>
    </w:p>
    <w:p w14:paraId="7CD31CDE" w14:textId="535192F8" w:rsidR="00F061A1" w:rsidRPr="00667960" w:rsidRDefault="00451CDC" w:rsidP="00F718D7">
      <w:pPr>
        <w:ind w:left="578"/>
        <w:rPr>
          <w:rFonts w:ascii="Times New Roman" w:hAnsi="Times New Roman" w:cs="Times New Roman"/>
          <w:lang w:val="en-US"/>
        </w:rPr>
      </w:pPr>
      <w:r w:rsidRPr="00667960">
        <w:rPr>
          <w:rFonts w:ascii="Times New Roman" w:hAnsi="Times New Roman" w:cs="Times New Roman"/>
          <w:lang w:val="en-US"/>
        </w:rPr>
        <w:t xml:space="preserve">- </w:t>
      </w:r>
      <w:r w:rsidR="00F061A1" w:rsidRPr="00667960">
        <w:rPr>
          <w:rFonts w:ascii="Times New Roman" w:hAnsi="Times New Roman" w:cs="Times New Roman"/>
          <w:lang w:val="en-US"/>
        </w:rPr>
        <w:t xml:space="preserve">Nhóm tiến hành tách tay thủ công cho </w:t>
      </w:r>
      <w:r w:rsidR="00C715DE" w:rsidRPr="00667960">
        <w:rPr>
          <w:rFonts w:ascii="Times New Roman" w:hAnsi="Times New Roman" w:cs="Times New Roman"/>
          <w:lang w:val="en-US"/>
        </w:rPr>
        <w:t>7</w:t>
      </w:r>
      <w:r w:rsidR="00F061A1" w:rsidRPr="00667960">
        <w:rPr>
          <w:rFonts w:ascii="Times New Roman" w:hAnsi="Times New Roman" w:cs="Times New Roman"/>
          <w:lang w:val="en-US"/>
        </w:rPr>
        <w:t>0 câu</w:t>
      </w:r>
      <w:r w:rsidR="00952EBA" w:rsidRPr="00667960">
        <w:rPr>
          <w:rFonts w:ascii="Times New Roman" w:hAnsi="Times New Roman" w:cs="Times New Roman"/>
          <w:lang w:val="en-US"/>
        </w:rPr>
        <w:t xml:space="preserve"> (trong đó có một số câu đã tách tay ở bước </w:t>
      </w:r>
      <w:r w:rsidR="006616C0" w:rsidRPr="00667960">
        <w:rPr>
          <w:rFonts w:ascii="Times New Roman" w:hAnsi="Times New Roman" w:cs="Times New Roman"/>
          <w:lang w:val="en-US"/>
        </w:rPr>
        <w:t>tách</w:t>
      </w:r>
      <w:r w:rsidR="00952EBA" w:rsidRPr="00667960">
        <w:rPr>
          <w:rFonts w:ascii="Times New Roman" w:hAnsi="Times New Roman" w:cs="Times New Roman"/>
          <w:lang w:val="en-US"/>
        </w:rPr>
        <w:t xml:space="preserve"> từ</w:t>
      </w:r>
      <w:r w:rsidR="006616C0" w:rsidRPr="00667960">
        <w:rPr>
          <w:rFonts w:ascii="Times New Roman" w:hAnsi="Times New Roman" w:cs="Times New Roman"/>
          <w:lang w:val="en-US"/>
        </w:rPr>
        <w:t xml:space="preserve"> trước</w:t>
      </w:r>
      <w:r w:rsidR="00952EBA" w:rsidRPr="00667960">
        <w:rPr>
          <w:rFonts w:ascii="Times New Roman" w:hAnsi="Times New Roman" w:cs="Times New Roman"/>
          <w:lang w:val="en-US"/>
        </w:rPr>
        <w:t xml:space="preserve"> rồi, nhóm sử dụng lại)</w:t>
      </w:r>
      <w:r w:rsidRPr="00667960">
        <w:rPr>
          <w:rFonts w:ascii="Times New Roman" w:hAnsi="Times New Roman" w:cs="Times New Roman"/>
          <w:lang w:val="en-US"/>
        </w:rPr>
        <w:t>,</w:t>
      </w:r>
      <w:r w:rsidR="007B5CD3" w:rsidRPr="00667960">
        <w:rPr>
          <w:rFonts w:ascii="Times New Roman" w:hAnsi="Times New Roman" w:cs="Times New Roman"/>
          <w:lang w:val="en-US"/>
        </w:rPr>
        <w:t xml:space="preserve"> </w:t>
      </w:r>
      <w:r w:rsidRPr="00667960">
        <w:rPr>
          <w:rFonts w:ascii="Times New Roman" w:hAnsi="Times New Roman" w:cs="Times New Roman"/>
          <w:lang w:val="en-US"/>
        </w:rPr>
        <w:t>sau đó tiến hành gán nhãn cho từng câu</w:t>
      </w:r>
    </w:p>
    <w:p w14:paraId="158EA233" w14:textId="5F20FE4E" w:rsidR="00233AC3" w:rsidRPr="00667960" w:rsidRDefault="00EF7F7A" w:rsidP="00F718D7">
      <w:pPr>
        <w:ind w:left="578"/>
        <w:rPr>
          <w:rFonts w:ascii="Times New Roman" w:hAnsi="Times New Roman" w:cs="Times New Roman"/>
          <w:lang w:val="en-US"/>
        </w:rPr>
      </w:pPr>
      <w:r w:rsidRPr="00667960">
        <w:rPr>
          <w:rFonts w:ascii="Times New Roman" w:hAnsi="Times New Roman" w:cs="Times New Roman"/>
          <w:lang w:val="en-US"/>
        </w:rPr>
        <w:t>- Nhóm chia</w:t>
      </w:r>
      <w:r w:rsidR="007B5CD3" w:rsidRPr="00667960">
        <w:rPr>
          <w:rFonts w:ascii="Times New Roman" w:hAnsi="Times New Roman" w:cs="Times New Roman"/>
          <w:lang w:val="en-US"/>
        </w:rPr>
        <w:t xml:space="preserve"> dữ liệu đã gán nhãn</w:t>
      </w:r>
      <w:r w:rsidRPr="00667960">
        <w:rPr>
          <w:rFonts w:ascii="Times New Roman" w:hAnsi="Times New Roman" w:cs="Times New Roman"/>
          <w:lang w:val="en-US"/>
        </w:rPr>
        <w:t xml:space="preserve"> thành 3 tập: </w:t>
      </w:r>
      <w:r w:rsidR="008F60A0" w:rsidRPr="00667960">
        <w:rPr>
          <w:rFonts w:ascii="Times New Roman" w:hAnsi="Times New Roman" w:cs="Times New Roman"/>
          <w:lang w:val="en-US"/>
        </w:rPr>
        <w:t>Pos</w:t>
      </w:r>
      <w:r w:rsidRPr="00667960">
        <w:rPr>
          <w:rFonts w:ascii="Times New Roman" w:hAnsi="Times New Roman" w:cs="Times New Roman"/>
          <w:lang w:val="en-US"/>
        </w:rPr>
        <w:t xml:space="preserve">Train, </w:t>
      </w:r>
      <w:r w:rsidR="008F60A0" w:rsidRPr="00667960">
        <w:rPr>
          <w:rFonts w:ascii="Times New Roman" w:hAnsi="Times New Roman" w:cs="Times New Roman"/>
          <w:lang w:val="en-US"/>
        </w:rPr>
        <w:t>Pos</w:t>
      </w:r>
      <w:r w:rsidRPr="00667960">
        <w:rPr>
          <w:rFonts w:ascii="Times New Roman" w:hAnsi="Times New Roman" w:cs="Times New Roman"/>
          <w:lang w:val="en-US"/>
        </w:rPr>
        <w:t xml:space="preserve">Test, </w:t>
      </w:r>
      <w:r w:rsidR="008F60A0" w:rsidRPr="00667960">
        <w:rPr>
          <w:rFonts w:ascii="Times New Roman" w:hAnsi="Times New Roman" w:cs="Times New Roman"/>
          <w:lang w:val="en-US"/>
        </w:rPr>
        <w:t>Pos</w:t>
      </w:r>
      <w:r w:rsidRPr="00667960">
        <w:rPr>
          <w:rFonts w:ascii="Times New Roman" w:hAnsi="Times New Roman" w:cs="Times New Roman"/>
          <w:lang w:val="en-US"/>
        </w:rPr>
        <w:t xml:space="preserve">Test_gold: </w:t>
      </w:r>
    </w:p>
    <w:p w14:paraId="44FD3200" w14:textId="77777777" w:rsidR="001A0302" w:rsidRPr="00667960" w:rsidRDefault="00AC48EA" w:rsidP="00F05037">
      <w:pPr>
        <w:pStyle w:val="oancuaDanhsach"/>
        <w:numPr>
          <w:ilvl w:val="0"/>
          <w:numId w:val="16"/>
        </w:numPr>
        <w:rPr>
          <w:rFonts w:ascii="Times New Roman" w:hAnsi="Times New Roman" w:cs="Times New Roman"/>
          <w:lang w:val="en-US"/>
        </w:rPr>
      </w:pPr>
      <w:r w:rsidRPr="00667960">
        <w:rPr>
          <w:rFonts w:ascii="Times New Roman" w:hAnsi="Times New Roman" w:cs="Times New Roman"/>
          <w:lang w:val="en-US"/>
        </w:rPr>
        <w:t xml:space="preserve">Tập </w:t>
      </w:r>
      <w:r w:rsidR="003700A3" w:rsidRPr="00667960">
        <w:rPr>
          <w:rFonts w:ascii="Times New Roman" w:hAnsi="Times New Roman" w:cs="Times New Roman"/>
          <w:lang w:val="en-US"/>
        </w:rPr>
        <w:t>Pos</w:t>
      </w:r>
      <w:r w:rsidR="00D3310D" w:rsidRPr="00667960">
        <w:rPr>
          <w:rFonts w:ascii="Times New Roman" w:hAnsi="Times New Roman" w:cs="Times New Roman"/>
          <w:lang w:val="en-US"/>
        </w:rPr>
        <w:t>Train</w:t>
      </w:r>
      <w:r w:rsidRPr="00667960">
        <w:rPr>
          <w:rFonts w:ascii="Times New Roman" w:hAnsi="Times New Roman" w:cs="Times New Roman"/>
          <w:lang w:val="en-US"/>
        </w:rPr>
        <w:t xml:space="preserve"> : gồm 50 câu đã được tách từ và gán nhãn chuẩn</w:t>
      </w:r>
    </w:p>
    <w:p w14:paraId="74EE15AF" w14:textId="77777777" w:rsidR="001A0302" w:rsidRPr="00667960" w:rsidRDefault="00AC48EA" w:rsidP="00F05037">
      <w:pPr>
        <w:pStyle w:val="oancuaDanhsach"/>
        <w:numPr>
          <w:ilvl w:val="0"/>
          <w:numId w:val="16"/>
        </w:numPr>
        <w:rPr>
          <w:rFonts w:ascii="Times New Roman" w:hAnsi="Times New Roman" w:cs="Times New Roman"/>
          <w:lang w:val="en-US"/>
        </w:rPr>
      </w:pPr>
      <w:r w:rsidRPr="00667960">
        <w:rPr>
          <w:rFonts w:ascii="Times New Roman" w:hAnsi="Times New Roman" w:cs="Times New Roman"/>
          <w:lang w:val="en-US"/>
        </w:rPr>
        <w:t xml:space="preserve">Tập </w:t>
      </w:r>
      <w:r w:rsidR="003700A3" w:rsidRPr="00667960">
        <w:rPr>
          <w:rFonts w:ascii="Times New Roman" w:hAnsi="Times New Roman" w:cs="Times New Roman"/>
          <w:lang w:val="en-US"/>
        </w:rPr>
        <w:t>Pos</w:t>
      </w:r>
      <w:r w:rsidR="00D3310D" w:rsidRPr="00667960">
        <w:rPr>
          <w:rFonts w:ascii="Times New Roman" w:hAnsi="Times New Roman" w:cs="Times New Roman"/>
          <w:lang w:val="en-US"/>
        </w:rPr>
        <w:t>Test</w:t>
      </w:r>
      <w:r w:rsidRPr="00667960">
        <w:rPr>
          <w:rFonts w:ascii="Times New Roman" w:hAnsi="Times New Roman" w:cs="Times New Roman"/>
          <w:lang w:val="en-US"/>
        </w:rPr>
        <w:t xml:space="preserve"> : gồm 20 câu đã tách từ </w:t>
      </w:r>
      <w:r w:rsidR="00D3310D" w:rsidRPr="00667960">
        <w:rPr>
          <w:rFonts w:ascii="Times New Roman" w:hAnsi="Times New Roman" w:cs="Times New Roman"/>
          <w:lang w:val="en-US"/>
        </w:rPr>
        <w:t>chuẩn</w:t>
      </w:r>
      <w:r w:rsidRPr="00667960">
        <w:rPr>
          <w:rFonts w:ascii="Times New Roman" w:hAnsi="Times New Roman" w:cs="Times New Roman"/>
          <w:lang w:val="en-US"/>
        </w:rPr>
        <w:t xml:space="preserve"> nhưng chưa gán nhãn</w:t>
      </w:r>
    </w:p>
    <w:p w14:paraId="50B7FAAC" w14:textId="26826F21" w:rsidR="00AC48EA" w:rsidRPr="00667960" w:rsidRDefault="00AC48EA" w:rsidP="00F05037">
      <w:pPr>
        <w:pStyle w:val="oancuaDanhsach"/>
        <w:numPr>
          <w:ilvl w:val="0"/>
          <w:numId w:val="16"/>
        </w:numPr>
        <w:rPr>
          <w:rFonts w:ascii="Times New Roman" w:hAnsi="Times New Roman" w:cs="Times New Roman"/>
          <w:lang w:val="en-US"/>
        </w:rPr>
      </w:pPr>
      <w:r w:rsidRPr="00667960">
        <w:rPr>
          <w:rFonts w:ascii="Times New Roman" w:hAnsi="Times New Roman" w:cs="Times New Roman"/>
          <w:lang w:val="en-US"/>
        </w:rPr>
        <w:t xml:space="preserve">Tập </w:t>
      </w:r>
      <w:r w:rsidR="003700A3" w:rsidRPr="00667960">
        <w:rPr>
          <w:rFonts w:ascii="Times New Roman" w:hAnsi="Times New Roman" w:cs="Times New Roman"/>
          <w:lang w:val="en-US"/>
        </w:rPr>
        <w:t>Pos</w:t>
      </w:r>
      <w:r w:rsidR="00D3310D" w:rsidRPr="00667960">
        <w:rPr>
          <w:rFonts w:ascii="Times New Roman" w:hAnsi="Times New Roman" w:cs="Times New Roman"/>
          <w:lang w:val="en-US"/>
        </w:rPr>
        <w:t>Test_gold</w:t>
      </w:r>
      <w:r w:rsidR="00871DC6" w:rsidRPr="00667960">
        <w:rPr>
          <w:rFonts w:ascii="Times New Roman" w:hAnsi="Times New Roman" w:cs="Times New Roman"/>
          <w:lang w:val="en-US"/>
        </w:rPr>
        <w:t xml:space="preserve">: gồm 20 câu ở tập </w:t>
      </w:r>
      <w:r w:rsidR="00D3310D" w:rsidRPr="00667960">
        <w:rPr>
          <w:rFonts w:ascii="Times New Roman" w:hAnsi="Times New Roman" w:cs="Times New Roman"/>
          <w:lang w:val="en-US"/>
        </w:rPr>
        <w:t>Test</w:t>
      </w:r>
      <w:r w:rsidR="00871DC6" w:rsidRPr="00667960">
        <w:rPr>
          <w:rFonts w:ascii="Times New Roman" w:hAnsi="Times New Roman" w:cs="Times New Roman"/>
          <w:lang w:val="en-US"/>
        </w:rPr>
        <w:t xml:space="preserve"> đã được gán nhãn chuẩn</w:t>
      </w:r>
    </w:p>
    <w:p w14:paraId="0C6B735F" w14:textId="77777777" w:rsidR="004C6F45" w:rsidRPr="00667960" w:rsidRDefault="007B5CD3" w:rsidP="004C6F45">
      <w:pPr>
        <w:keepNext/>
        <w:ind w:left="720"/>
        <w:rPr>
          <w:rFonts w:ascii="Times New Roman" w:hAnsi="Times New Roman" w:cs="Times New Roman"/>
        </w:rPr>
      </w:pPr>
      <w:r w:rsidRPr="00667960">
        <w:rPr>
          <w:rFonts w:ascii="Times New Roman" w:hAnsi="Times New Roman" w:cs="Times New Roman"/>
        </w:rPr>
        <w:drawing>
          <wp:inline distT="0" distB="0" distL="0" distR="0" wp14:anchorId="60195B33" wp14:editId="11CF629E">
            <wp:extent cx="5669280" cy="1076325"/>
            <wp:effectExtent l="0" t="0" r="762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0820" cy="1076617"/>
                    </a:xfrm>
                    <a:prstGeom prst="rect">
                      <a:avLst/>
                    </a:prstGeom>
                  </pic:spPr>
                </pic:pic>
              </a:graphicData>
            </a:graphic>
          </wp:inline>
        </w:drawing>
      </w:r>
    </w:p>
    <w:p w14:paraId="379039A6" w14:textId="77777777" w:rsidR="00EA446C" w:rsidRPr="00667960" w:rsidRDefault="00EA446C" w:rsidP="00EA446C">
      <w:pPr>
        <w:rPr>
          <w:rFonts w:ascii="Times New Roman" w:hAnsi="Times New Roman" w:cs="Times New Roman"/>
          <w:lang w:val="en-US"/>
        </w:rPr>
      </w:pPr>
    </w:p>
    <w:p w14:paraId="3244C1E6" w14:textId="77777777" w:rsidR="0011455A" w:rsidRPr="00667960" w:rsidRDefault="0011455A" w:rsidP="00EA446C">
      <w:pPr>
        <w:rPr>
          <w:rFonts w:ascii="Times New Roman" w:hAnsi="Times New Roman" w:cs="Times New Roman"/>
          <w:lang w:val="en-US"/>
        </w:rPr>
      </w:pPr>
    </w:p>
    <w:p w14:paraId="445D5CC4" w14:textId="77777777" w:rsidR="0011455A" w:rsidRPr="00667960" w:rsidRDefault="0011455A" w:rsidP="00EA446C">
      <w:pPr>
        <w:rPr>
          <w:rFonts w:ascii="Times New Roman" w:hAnsi="Times New Roman" w:cs="Times New Roman"/>
          <w:lang w:val="en-US"/>
        </w:rPr>
      </w:pPr>
    </w:p>
    <w:p w14:paraId="7D7318E3" w14:textId="77777777" w:rsidR="0011455A" w:rsidRPr="00667960" w:rsidRDefault="0011455A" w:rsidP="00EA446C">
      <w:pPr>
        <w:rPr>
          <w:rFonts w:ascii="Times New Roman" w:hAnsi="Times New Roman" w:cs="Times New Roman"/>
          <w:lang w:val="en-US"/>
        </w:rPr>
      </w:pPr>
    </w:p>
    <w:p w14:paraId="553C45A0" w14:textId="77777777" w:rsidR="0011455A" w:rsidRPr="00667960" w:rsidRDefault="0011455A" w:rsidP="00EA446C">
      <w:pPr>
        <w:rPr>
          <w:rFonts w:ascii="Times New Roman" w:hAnsi="Times New Roman" w:cs="Times New Roman"/>
          <w:lang w:val="en-US"/>
        </w:rPr>
      </w:pPr>
    </w:p>
    <w:p w14:paraId="58B120AA" w14:textId="77777777" w:rsidR="0011455A" w:rsidRPr="00667960" w:rsidRDefault="0011455A" w:rsidP="00EA446C">
      <w:pPr>
        <w:rPr>
          <w:rFonts w:ascii="Times New Roman" w:hAnsi="Times New Roman" w:cs="Times New Roman"/>
          <w:lang w:val="en-US"/>
        </w:rPr>
      </w:pPr>
    </w:p>
    <w:p w14:paraId="70F15C4B" w14:textId="77777777" w:rsidR="0011455A" w:rsidRPr="00667960" w:rsidRDefault="0011455A" w:rsidP="00EA446C">
      <w:pPr>
        <w:rPr>
          <w:rFonts w:ascii="Times New Roman" w:hAnsi="Times New Roman" w:cs="Times New Roman"/>
          <w:lang w:val="en-US"/>
        </w:rPr>
      </w:pPr>
    </w:p>
    <w:p w14:paraId="0CC6A55B" w14:textId="77777777" w:rsidR="0011455A" w:rsidRPr="00667960" w:rsidRDefault="0011455A" w:rsidP="00EA446C">
      <w:pPr>
        <w:rPr>
          <w:rFonts w:ascii="Times New Roman" w:hAnsi="Times New Roman" w:cs="Times New Roman"/>
          <w:lang w:val="en-US"/>
        </w:rPr>
      </w:pPr>
    </w:p>
    <w:p w14:paraId="2911BDD8" w14:textId="2748C355" w:rsidR="006D7B11" w:rsidRPr="00667960" w:rsidRDefault="00DD043B" w:rsidP="00BC4DE9">
      <w:pPr>
        <w:pStyle w:val="u1"/>
        <w:jc w:val="center"/>
        <w:rPr>
          <w:rFonts w:ascii="Times New Roman" w:hAnsi="Times New Roman" w:cs="Times New Roman"/>
          <w:lang w:val="en-US"/>
        </w:rPr>
      </w:pPr>
      <w:bookmarkStart w:id="10" w:name="_Toc93691795"/>
      <w:r w:rsidRPr="00667960">
        <w:rPr>
          <w:rFonts w:ascii="Times New Roman" w:eastAsia="Calibri Light" w:hAnsi="Times New Roman" w:cs="Times New Roman"/>
          <w:shd w:val="clear" w:color="auto" w:fill="FFFFFF"/>
          <w:lang w:val="en-US"/>
        </w:rPr>
        <w:lastRenderedPageBreak/>
        <w:t>T</w:t>
      </w:r>
      <w:r w:rsidR="00060878" w:rsidRPr="00667960">
        <w:rPr>
          <w:rFonts w:ascii="Times New Roman" w:eastAsia="Calibri Light" w:hAnsi="Times New Roman" w:cs="Times New Roman"/>
          <w:shd w:val="clear" w:color="auto" w:fill="FFFFFF"/>
          <w:lang w:val="en-US"/>
        </w:rPr>
        <w:t>ÁCH TỪ</w:t>
      </w:r>
      <w:bookmarkEnd w:id="10"/>
    </w:p>
    <w:p w14:paraId="0A988CAB" w14:textId="7E2DF6BA" w:rsidR="00060878" w:rsidRPr="00667960" w:rsidRDefault="00060878" w:rsidP="00060878">
      <w:pPr>
        <w:pStyle w:val="u2"/>
        <w:rPr>
          <w:rFonts w:ascii="Times New Roman" w:eastAsia="Calibri Light" w:hAnsi="Times New Roman" w:cs="Times New Roman"/>
          <w:shd w:val="clear" w:color="auto" w:fill="FFFFFF"/>
          <w:lang w:val="en-US"/>
        </w:rPr>
      </w:pPr>
      <w:bookmarkStart w:id="11" w:name="_Toc93691796"/>
      <w:r w:rsidRPr="00667960">
        <w:rPr>
          <w:rFonts w:ascii="Times New Roman" w:eastAsia="Calibri Light" w:hAnsi="Times New Roman" w:cs="Times New Roman"/>
          <w:shd w:val="clear" w:color="auto" w:fill="FFFFFF"/>
          <w:lang w:val="en-US"/>
        </w:rPr>
        <w:t>Thuật toán Maximum Matching</w:t>
      </w:r>
      <w:bookmarkEnd w:id="11"/>
    </w:p>
    <w:p w14:paraId="1BEEF634" w14:textId="7803D922" w:rsidR="00060878" w:rsidRPr="00667960" w:rsidRDefault="00060878" w:rsidP="00060878">
      <w:pPr>
        <w:pStyle w:val="u3"/>
        <w:rPr>
          <w:rFonts w:ascii="Times New Roman" w:hAnsi="Times New Roman" w:cs="Times New Roman"/>
          <w:i w:val="0"/>
          <w:iCs/>
          <w:lang w:val="en-US"/>
        </w:rPr>
      </w:pPr>
      <w:bookmarkStart w:id="12" w:name="_Toc93691797"/>
      <w:r w:rsidRPr="00667960">
        <w:rPr>
          <w:rFonts w:ascii="Times New Roman" w:hAnsi="Times New Roman" w:cs="Times New Roman"/>
          <w:i w:val="0"/>
          <w:iCs/>
          <w:lang w:val="en-US"/>
        </w:rPr>
        <w:t>Cơ sở lý thuyết</w:t>
      </w:r>
      <w:bookmarkEnd w:id="12"/>
    </w:p>
    <w:p w14:paraId="675D9B82" w14:textId="77777777" w:rsidR="00932D6C" w:rsidRPr="00667960" w:rsidRDefault="00AD4E1E" w:rsidP="00932D6C">
      <w:pPr>
        <w:ind w:left="720"/>
        <w:jc w:val="left"/>
        <w:rPr>
          <w:rFonts w:ascii="Times New Roman" w:hAnsi="Times New Roman" w:cs="Times New Roman"/>
          <w:color w:val="000000"/>
          <w:szCs w:val="26"/>
        </w:rPr>
      </w:pPr>
      <w:r w:rsidRPr="00667960">
        <w:rPr>
          <w:rFonts w:ascii="Times New Roman" w:hAnsi="Times New Roman" w:cs="Times New Roman"/>
          <w:color w:val="000000"/>
          <w:szCs w:val="26"/>
        </w:rPr>
        <w:t>Longest Matching</w:t>
      </w:r>
      <w:r w:rsidR="00CC7FAA" w:rsidRPr="00667960">
        <w:rPr>
          <w:rFonts w:ascii="Times New Roman" w:hAnsi="Times New Roman" w:cs="Times New Roman"/>
          <w:color w:val="000000"/>
          <w:szCs w:val="26"/>
          <w:lang w:val="en-US"/>
        </w:rPr>
        <w:t xml:space="preserve"> (So khớp cực đại)</w:t>
      </w:r>
      <w:r w:rsidRPr="00667960">
        <w:rPr>
          <w:rFonts w:ascii="Times New Roman" w:hAnsi="Times New Roman" w:cs="Times New Roman"/>
          <w:color w:val="000000"/>
          <w:szCs w:val="26"/>
        </w:rPr>
        <w:t xml:space="preserve"> là thuật toán </w:t>
      </w:r>
      <w:r w:rsidR="004E7158" w:rsidRPr="00667960">
        <w:rPr>
          <w:rFonts w:ascii="Times New Roman" w:hAnsi="Times New Roman" w:cs="Times New Roman"/>
          <w:color w:val="000000"/>
          <w:szCs w:val="26"/>
          <w:lang w:val="en-US"/>
        </w:rPr>
        <w:t xml:space="preserve">tách từ </w:t>
      </w:r>
      <w:r w:rsidR="00BB0679" w:rsidRPr="00667960">
        <w:rPr>
          <w:rFonts w:ascii="Times New Roman" w:hAnsi="Times New Roman" w:cs="Times New Roman"/>
          <w:color w:val="000000"/>
          <w:szCs w:val="26"/>
          <w:lang w:val="en-US"/>
        </w:rPr>
        <w:t>dựa trên ý tưởng</w:t>
      </w:r>
      <w:r w:rsidRPr="00667960">
        <w:rPr>
          <w:rFonts w:ascii="Times New Roman" w:hAnsi="Times New Roman" w:cs="Times New Roman"/>
          <w:color w:val="000000"/>
          <w:szCs w:val="26"/>
        </w:rPr>
        <w:t xml:space="preserve"> xét các tiếng từ</w:t>
      </w:r>
      <w:r w:rsidR="008F2BB4" w:rsidRPr="00667960">
        <w:rPr>
          <w:rFonts w:ascii="Times New Roman" w:hAnsi="Times New Roman" w:cs="Times New Roman"/>
          <w:color w:val="000000"/>
          <w:szCs w:val="26"/>
          <w:lang w:val="en-US"/>
        </w:rPr>
        <w:t xml:space="preserve"> </w:t>
      </w:r>
      <w:r w:rsidRPr="00667960">
        <w:rPr>
          <w:rFonts w:ascii="Times New Roman" w:hAnsi="Times New Roman" w:cs="Times New Roman"/>
          <w:color w:val="000000"/>
          <w:szCs w:val="26"/>
        </w:rPr>
        <w:t xml:space="preserve">trái </w:t>
      </w:r>
      <w:r w:rsidR="004063A9" w:rsidRPr="00667960">
        <w:rPr>
          <w:rFonts w:ascii="Times New Roman" w:hAnsi="Times New Roman" w:cs="Times New Roman"/>
          <w:color w:val="000000"/>
          <w:szCs w:val="26"/>
          <w:lang w:val="en-US"/>
        </w:rPr>
        <w:t>sang</w:t>
      </w:r>
      <w:r w:rsidRPr="00667960">
        <w:rPr>
          <w:rFonts w:ascii="Times New Roman" w:hAnsi="Times New Roman" w:cs="Times New Roman"/>
          <w:color w:val="000000"/>
          <w:szCs w:val="26"/>
        </w:rPr>
        <w:t xml:space="preserve"> phải, </w:t>
      </w:r>
      <w:r w:rsidR="005868A5" w:rsidRPr="00667960">
        <w:rPr>
          <w:rFonts w:ascii="Times New Roman" w:hAnsi="Times New Roman" w:cs="Times New Roman"/>
          <w:color w:val="000000"/>
          <w:szCs w:val="26"/>
          <w:lang w:val="en-US"/>
        </w:rPr>
        <w:t>hoặc từ phải sang trái</w:t>
      </w:r>
      <w:r w:rsidR="00765A6F" w:rsidRPr="00667960">
        <w:rPr>
          <w:rFonts w:ascii="Times New Roman" w:hAnsi="Times New Roman" w:cs="Times New Roman"/>
          <w:color w:val="000000"/>
          <w:szCs w:val="26"/>
          <w:lang w:val="en-US"/>
        </w:rPr>
        <w:t xml:space="preserve"> trong một câu</w:t>
      </w:r>
      <w:r w:rsidR="005868A5" w:rsidRPr="00667960">
        <w:rPr>
          <w:rFonts w:ascii="Times New Roman" w:hAnsi="Times New Roman" w:cs="Times New Roman"/>
          <w:color w:val="000000"/>
          <w:szCs w:val="26"/>
          <w:lang w:val="en-US"/>
        </w:rPr>
        <w:t xml:space="preserve">, </w:t>
      </w:r>
      <w:r w:rsidRPr="00667960">
        <w:rPr>
          <w:rFonts w:ascii="Times New Roman" w:hAnsi="Times New Roman" w:cs="Times New Roman"/>
          <w:color w:val="000000"/>
          <w:szCs w:val="26"/>
        </w:rPr>
        <w:t>các tiếng đầu tiên dài nhất có thể mà xuất hiện trong từ điển</w:t>
      </w:r>
      <w:r w:rsidR="005868A5" w:rsidRPr="00667960">
        <w:rPr>
          <w:rFonts w:ascii="Times New Roman" w:hAnsi="Times New Roman" w:cs="Times New Roman"/>
          <w:color w:val="000000"/>
          <w:szCs w:val="26"/>
          <w:lang w:val="en-US"/>
        </w:rPr>
        <w:t xml:space="preserve"> </w:t>
      </w:r>
      <w:r w:rsidRPr="00667960">
        <w:rPr>
          <w:rFonts w:ascii="Times New Roman" w:hAnsi="Times New Roman" w:cs="Times New Roman"/>
          <w:color w:val="000000"/>
          <w:szCs w:val="26"/>
        </w:rPr>
        <w:t>sẽ được tách</w:t>
      </w:r>
      <w:r w:rsidR="005868A5" w:rsidRPr="00667960">
        <w:rPr>
          <w:rFonts w:ascii="Times New Roman" w:hAnsi="Times New Roman" w:cs="Times New Roman"/>
          <w:color w:val="000000"/>
          <w:szCs w:val="26"/>
          <w:lang w:val="en-US"/>
        </w:rPr>
        <w:t xml:space="preserve"> </w:t>
      </w:r>
      <w:r w:rsidRPr="00667960">
        <w:rPr>
          <w:rFonts w:ascii="Times New Roman" w:hAnsi="Times New Roman" w:cs="Times New Roman"/>
          <w:color w:val="000000"/>
          <w:szCs w:val="26"/>
        </w:rPr>
        <w:t>ra làm một từ.</w:t>
      </w:r>
    </w:p>
    <w:p w14:paraId="4818CEBD" w14:textId="50444D7D" w:rsidR="00932D6C" w:rsidRPr="00667960" w:rsidRDefault="00F14D4B" w:rsidP="00932D6C">
      <w:pPr>
        <w:pStyle w:val="oancuaDanhsach"/>
        <w:numPr>
          <w:ilvl w:val="0"/>
          <w:numId w:val="31"/>
        </w:numPr>
        <w:jc w:val="left"/>
        <w:rPr>
          <w:rFonts w:ascii="Times New Roman" w:hAnsi="Times New Roman" w:cs="Times New Roman"/>
          <w:color w:val="000000"/>
          <w:szCs w:val="26"/>
        </w:rPr>
      </w:pPr>
      <w:r w:rsidRPr="00667960">
        <w:rPr>
          <w:rFonts w:ascii="Times New Roman" w:hAnsi="Times New Roman" w:cs="Times New Roman"/>
          <w:lang w:val="en-US"/>
        </w:rPr>
        <w:t>Mô tả Thuật toán</w:t>
      </w:r>
      <w:r w:rsidR="00530F06" w:rsidRPr="00667960">
        <w:rPr>
          <w:rFonts w:ascii="Times New Roman" w:hAnsi="Times New Roman" w:cs="Times New Roman"/>
          <w:lang w:val="en-US"/>
        </w:rPr>
        <w:t>:</w:t>
      </w:r>
    </w:p>
    <w:p w14:paraId="5215B145" w14:textId="253E7A80" w:rsidR="00932D6C" w:rsidRPr="00667960" w:rsidRDefault="00D074CE" w:rsidP="00932D6C">
      <w:pPr>
        <w:pStyle w:val="oancuaDanhsach"/>
        <w:numPr>
          <w:ilvl w:val="0"/>
          <w:numId w:val="30"/>
        </w:numPr>
        <w:jc w:val="left"/>
        <w:rPr>
          <w:rFonts w:ascii="Times New Roman" w:hAnsi="Times New Roman" w:cs="Times New Roman"/>
          <w:color w:val="000000"/>
          <w:szCs w:val="26"/>
        </w:rPr>
      </w:pPr>
      <w:r w:rsidRPr="00667960">
        <w:rPr>
          <w:rFonts w:ascii="Times New Roman" w:hAnsi="Times New Roman" w:cs="Times New Roman"/>
          <w:lang w:val="en-US"/>
        </w:rPr>
        <w:t>Input: một câu</w:t>
      </w:r>
      <w:r w:rsidR="00822136" w:rsidRPr="00667960">
        <w:rPr>
          <w:rFonts w:ascii="Times New Roman" w:hAnsi="Times New Roman" w:cs="Times New Roman"/>
          <w:lang w:val="en-US"/>
        </w:rPr>
        <w:t xml:space="preserve"> bất kì</w:t>
      </w:r>
      <w:r w:rsidR="005239B2" w:rsidRPr="00667960">
        <w:rPr>
          <w:rFonts w:ascii="Times New Roman" w:hAnsi="Times New Roman" w:cs="Times New Roman"/>
          <w:lang w:val="en-US"/>
        </w:rPr>
        <w:t xml:space="preserve"> có số tiếng là </w:t>
      </w:r>
      <w:r w:rsidR="006306C5" w:rsidRPr="00667960">
        <w:rPr>
          <w:rFonts w:ascii="Times New Roman" w:hAnsi="Times New Roman" w:cs="Times New Roman"/>
          <w:lang w:val="en-US"/>
        </w:rPr>
        <w:t>k</w:t>
      </w:r>
      <w:r w:rsidRPr="00667960">
        <w:rPr>
          <w:rFonts w:ascii="Times New Roman" w:hAnsi="Times New Roman" w:cs="Times New Roman"/>
          <w:lang w:val="en-US"/>
        </w:rPr>
        <w:t>, từ điển D</w:t>
      </w:r>
      <w:r w:rsidR="00826CE3" w:rsidRPr="00667960">
        <w:rPr>
          <w:rFonts w:ascii="Times New Roman" w:hAnsi="Times New Roman" w:cs="Times New Roman"/>
          <w:lang w:val="en-US"/>
        </w:rPr>
        <w:t xml:space="preserve"> với độ dài từ dài nhất là m</w:t>
      </w:r>
    </w:p>
    <w:p w14:paraId="2EFBDD70" w14:textId="6690D3CB" w:rsidR="00932D6C" w:rsidRPr="00667960" w:rsidRDefault="00932D6C" w:rsidP="00932D6C">
      <w:pPr>
        <w:pStyle w:val="oancuaDanhsach"/>
        <w:ind w:left="1440" w:firstLine="720"/>
        <w:jc w:val="left"/>
        <w:rPr>
          <w:rFonts w:ascii="Times New Roman" w:hAnsi="Times New Roman" w:cs="Times New Roman"/>
          <w:lang w:val="en-US"/>
        </w:rPr>
      </w:pPr>
      <w:r w:rsidRPr="00667960">
        <w:rPr>
          <w:rFonts w:ascii="Times New Roman" w:hAnsi="Times New Roman" w:cs="Times New Roman"/>
          <w:b/>
          <w:bCs/>
          <w:lang w:val="en-US"/>
        </w:rPr>
        <w:t>Bước 1</w:t>
      </w:r>
      <w:r w:rsidRPr="00667960">
        <w:rPr>
          <w:rFonts w:ascii="Times New Roman" w:hAnsi="Times New Roman" w:cs="Times New Roman"/>
          <w:lang w:val="en-US"/>
        </w:rPr>
        <w:t>: Tách câu thành các tiếng riêng biệt, Khởi tạo i=1, n=m</w:t>
      </w:r>
    </w:p>
    <w:p w14:paraId="0F6ADB45" w14:textId="77777777" w:rsidR="00932D6C" w:rsidRPr="00667960" w:rsidRDefault="00932D6C" w:rsidP="00932D6C">
      <w:pPr>
        <w:pStyle w:val="oancuaDanhsach"/>
        <w:ind w:left="2160"/>
        <w:jc w:val="left"/>
        <w:rPr>
          <w:rFonts w:ascii="Times New Roman" w:hAnsi="Times New Roman" w:cs="Times New Roman"/>
          <w:lang w:val="en-US"/>
        </w:rPr>
      </w:pPr>
      <w:r w:rsidRPr="00667960">
        <w:rPr>
          <w:rFonts w:ascii="Times New Roman" w:hAnsi="Times New Roman" w:cs="Times New Roman"/>
          <w:b/>
          <w:bCs/>
          <w:lang w:val="en-US"/>
        </w:rPr>
        <w:t>Bước 2</w:t>
      </w:r>
      <w:r w:rsidRPr="00667960">
        <w:rPr>
          <w:rFonts w:ascii="Times New Roman" w:hAnsi="Times New Roman" w:cs="Times New Roman"/>
          <w:lang w:val="en-US"/>
        </w:rPr>
        <w:t>:  Nếu i &gt; k kết thúc. Nếu i = k =&gt; tách tiếng cuối cùng thành 1 từ, kết thúc. Nếu i+n - 1 &gt; length, n= k – i + 1</w:t>
      </w:r>
    </w:p>
    <w:p w14:paraId="116AA7C8" w14:textId="77777777" w:rsidR="00932D6C" w:rsidRPr="00667960" w:rsidRDefault="00932D6C" w:rsidP="00932D6C">
      <w:pPr>
        <w:pStyle w:val="oancuaDanhsach"/>
        <w:ind w:left="2160" w:firstLine="11"/>
        <w:jc w:val="left"/>
        <w:rPr>
          <w:rFonts w:ascii="Times New Roman" w:hAnsi="Times New Roman" w:cs="Times New Roman"/>
          <w:lang w:val="en-US"/>
        </w:rPr>
      </w:pPr>
      <w:r w:rsidRPr="00667960">
        <w:rPr>
          <w:rFonts w:ascii="Times New Roman" w:hAnsi="Times New Roman" w:cs="Times New Roman"/>
          <w:b/>
          <w:bCs/>
          <w:lang w:val="en-US"/>
        </w:rPr>
        <w:t>Bước 3</w:t>
      </w:r>
      <w:r w:rsidRPr="00667960">
        <w:rPr>
          <w:rFonts w:ascii="Times New Roman" w:hAnsi="Times New Roman" w:cs="Times New Roman"/>
          <w:lang w:val="en-US"/>
        </w:rPr>
        <w:t>: Xét các tiếng tính từ vị trí thứ i đến i+ n - 1 . Nếu các tiếng này không nằm trong từ điển thì nhảy tới bước 5</w:t>
      </w:r>
    </w:p>
    <w:p w14:paraId="43B36299" w14:textId="77777777" w:rsidR="00932D6C" w:rsidRPr="00667960" w:rsidRDefault="00932D6C" w:rsidP="00932D6C">
      <w:pPr>
        <w:pStyle w:val="oancuaDanhsach"/>
        <w:ind w:left="2160" w:firstLine="11"/>
        <w:jc w:val="left"/>
        <w:rPr>
          <w:rFonts w:ascii="Times New Roman" w:hAnsi="Times New Roman" w:cs="Times New Roman"/>
          <w:lang w:val="en-US"/>
        </w:rPr>
      </w:pPr>
      <w:r w:rsidRPr="00667960">
        <w:rPr>
          <w:rFonts w:ascii="Times New Roman" w:hAnsi="Times New Roman" w:cs="Times New Roman"/>
          <w:b/>
          <w:bCs/>
          <w:lang w:val="en-US"/>
        </w:rPr>
        <w:t>Bước 4</w:t>
      </w:r>
      <w:r w:rsidRPr="00667960">
        <w:rPr>
          <w:rFonts w:ascii="Times New Roman" w:hAnsi="Times New Roman" w:cs="Times New Roman"/>
          <w:lang w:val="en-US"/>
        </w:rPr>
        <w:t>: Tách câu từ vị trí i đến i + n -1 thành 1 từ,  i=i + n  , n=m, nhảy tới bước 2</w:t>
      </w:r>
    </w:p>
    <w:p w14:paraId="68EE34CC" w14:textId="17189166" w:rsidR="00932D6C" w:rsidRPr="00667960" w:rsidRDefault="00932D6C" w:rsidP="00932D6C">
      <w:pPr>
        <w:pStyle w:val="oancuaDanhsach"/>
        <w:ind w:left="2160" w:firstLine="11"/>
        <w:jc w:val="left"/>
        <w:rPr>
          <w:rFonts w:ascii="Times New Roman" w:hAnsi="Times New Roman" w:cs="Times New Roman"/>
          <w:lang w:val="en-US"/>
        </w:rPr>
      </w:pPr>
      <w:r w:rsidRPr="00667960">
        <w:rPr>
          <w:rFonts w:ascii="Times New Roman" w:hAnsi="Times New Roman" w:cs="Times New Roman"/>
          <w:b/>
          <w:bCs/>
          <w:lang w:val="en-US"/>
        </w:rPr>
        <w:t>Bước 5</w:t>
      </w:r>
      <w:r w:rsidRPr="00667960">
        <w:rPr>
          <w:rFonts w:ascii="Times New Roman" w:hAnsi="Times New Roman" w:cs="Times New Roman"/>
          <w:lang w:val="en-US"/>
        </w:rPr>
        <w:t>: Nếu n ≠ 1: n=n-1 . Nếu n=1, tách tiếng i thành 1 từ, i = i+1, n=m.Nhảy tới bước 2.</w:t>
      </w:r>
    </w:p>
    <w:p w14:paraId="248978BA" w14:textId="0805658E" w:rsidR="00F14D4B" w:rsidRPr="00667960" w:rsidRDefault="00F14D4B" w:rsidP="00932D6C">
      <w:pPr>
        <w:pStyle w:val="oancuaDanhsach"/>
        <w:numPr>
          <w:ilvl w:val="0"/>
          <w:numId w:val="30"/>
        </w:numPr>
        <w:jc w:val="left"/>
        <w:rPr>
          <w:rFonts w:ascii="Times New Roman" w:hAnsi="Times New Roman" w:cs="Times New Roman"/>
          <w:color w:val="000000"/>
          <w:szCs w:val="26"/>
        </w:rPr>
      </w:pPr>
      <w:r w:rsidRPr="00667960">
        <w:rPr>
          <w:rFonts w:ascii="Times New Roman" w:hAnsi="Times New Roman" w:cs="Times New Roman"/>
          <w:lang w:val="en-US"/>
        </w:rPr>
        <w:t>Output: Câu đã được tách thành các từ riêng biệt</w:t>
      </w:r>
    </w:p>
    <w:p w14:paraId="0E9EF2ED" w14:textId="7EB5CD64" w:rsidR="00FA5706" w:rsidRPr="00667960" w:rsidRDefault="00FA5706" w:rsidP="00FA5706">
      <w:pPr>
        <w:pStyle w:val="u3"/>
        <w:rPr>
          <w:rFonts w:ascii="Times New Roman" w:hAnsi="Times New Roman" w:cs="Times New Roman"/>
          <w:lang w:val="en-US"/>
        </w:rPr>
      </w:pPr>
      <w:bookmarkStart w:id="13" w:name="_Toc93691798"/>
      <w:r w:rsidRPr="00667960">
        <w:rPr>
          <w:rFonts w:ascii="Times New Roman" w:hAnsi="Times New Roman" w:cs="Times New Roman"/>
          <w:lang w:val="en-US"/>
        </w:rPr>
        <w:t>Triển khai thực hiện</w:t>
      </w:r>
      <w:bookmarkEnd w:id="13"/>
    </w:p>
    <w:p w14:paraId="0B05EB49" w14:textId="18CFECBC" w:rsidR="000B1A23" w:rsidRPr="00667960" w:rsidRDefault="00C11136" w:rsidP="00910FDA">
      <w:pPr>
        <w:pStyle w:val="oancuaDanhsach"/>
        <w:numPr>
          <w:ilvl w:val="0"/>
          <w:numId w:val="13"/>
        </w:numPr>
        <w:rPr>
          <w:rFonts w:ascii="Times New Roman" w:hAnsi="Times New Roman" w:cs="Times New Roman"/>
          <w:lang w:val="en-US"/>
        </w:rPr>
      </w:pPr>
      <w:r w:rsidRPr="00667960">
        <w:rPr>
          <w:rFonts w:ascii="Times New Roman" w:hAnsi="Times New Roman" w:cs="Times New Roman"/>
          <w:b/>
          <w:bCs/>
          <w:lang w:val="en-US"/>
        </w:rPr>
        <w:t>Data</w:t>
      </w:r>
      <w:r w:rsidRPr="00667960">
        <w:rPr>
          <w:rFonts w:ascii="Times New Roman" w:hAnsi="Times New Roman" w:cs="Times New Roman"/>
          <w:lang w:val="en-US"/>
        </w:rPr>
        <w:t xml:space="preserve">: </w:t>
      </w:r>
      <w:r w:rsidR="00AB1A9D" w:rsidRPr="00667960">
        <w:rPr>
          <w:rFonts w:ascii="Times New Roman" w:hAnsi="Times New Roman" w:cs="Times New Roman"/>
          <w:lang w:val="en-US"/>
        </w:rPr>
        <w:t>Từ ngữ liệu đã được chuẩn bị ở trên, nhóm sử dụng tập Test gồm 30 câu chưa được tách từ và tập Test_gold gồm 30 câu trong tập Test đã được tách chuẩn dùng để kiểm tra</w:t>
      </w:r>
    </w:p>
    <w:p w14:paraId="491B4F5E" w14:textId="1427625B" w:rsidR="006017F2" w:rsidRPr="00667960" w:rsidRDefault="00011491" w:rsidP="00910FDA">
      <w:pPr>
        <w:pStyle w:val="oancuaDanhsach"/>
        <w:numPr>
          <w:ilvl w:val="0"/>
          <w:numId w:val="13"/>
        </w:numPr>
        <w:rPr>
          <w:rFonts w:ascii="Times New Roman" w:hAnsi="Times New Roman" w:cs="Times New Roman"/>
          <w:lang w:val="en-US"/>
        </w:rPr>
      </w:pPr>
      <w:r w:rsidRPr="00667960">
        <w:rPr>
          <w:rFonts w:ascii="Times New Roman" w:hAnsi="Times New Roman" w:cs="Times New Roman"/>
          <w:b/>
          <w:bCs/>
          <w:lang w:val="en-US"/>
        </w:rPr>
        <w:t>Từ điển</w:t>
      </w:r>
      <w:r w:rsidRPr="00667960">
        <w:rPr>
          <w:rFonts w:ascii="Times New Roman" w:hAnsi="Times New Roman" w:cs="Times New Roman"/>
          <w:lang w:val="en-US"/>
        </w:rPr>
        <w:t xml:space="preserve">: nhóm sử dụng từ điển tiếng việt của </w:t>
      </w:r>
      <w:r w:rsidR="00932D6C" w:rsidRPr="00667960">
        <w:rPr>
          <w:rFonts w:ascii="Times New Roman" w:hAnsi="Times New Roman" w:cs="Times New Roman"/>
          <w:lang w:val="en-US"/>
        </w:rPr>
        <w:t>Underthesea</w:t>
      </w:r>
      <w:r w:rsidRPr="00667960">
        <w:rPr>
          <w:rFonts w:ascii="Times New Roman" w:hAnsi="Times New Roman" w:cs="Times New Roman"/>
          <w:lang w:val="en-US"/>
        </w:rPr>
        <w:t xml:space="preserve"> với số tiếng dài nhất trong </w:t>
      </w:r>
      <w:r w:rsidR="00612CD8" w:rsidRPr="00667960">
        <w:rPr>
          <w:rFonts w:ascii="Times New Roman" w:hAnsi="Times New Roman" w:cs="Times New Roman"/>
          <w:lang w:val="en-US"/>
        </w:rPr>
        <w:t xml:space="preserve">1 từ trong </w:t>
      </w:r>
      <w:r w:rsidRPr="00667960">
        <w:rPr>
          <w:rFonts w:ascii="Times New Roman" w:hAnsi="Times New Roman" w:cs="Times New Roman"/>
          <w:lang w:val="en-US"/>
        </w:rPr>
        <w:t>từ điển là 4</w:t>
      </w:r>
      <w:r w:rsidR="00932D6C" w:rsidRPr="00667960">
        <w:rPr>
          <w:rFonts w:ascii="Times New Roman" w:hAnsi="Times New Roman" w:cs="Times New Roman"/>
          <w:lang w:val="en-US"/>
        </w:rPr>
        <w:t>.</w:t>
      </w:r>
    </w:p>
    <w:p w14:paraId="45F50584" w14:textId="0CA18016" w:rsidR="00DF16B9" w:rsidRPr="00667960" w:rsidRDefault="00DF16B9" w:rsidP="00DF16B9">
      <w:pPr>
        <w:pStyle w:val="oancuaDanhsach"/>
        <w:ind w:left="1287"/>
        <w:rPr>
          <w:rFonts w:ascii="Times New Roman" w:hAnsi="Times New Roman" w:cs="Times New Roman"/>
          <w:lang w:val="en-US"/>
        </w:rPr>
      </w:pPr>
      <w:r w:rsidRPr="00667960">
        <w:rPr>
          <w:rFonts w:ascii="Times New Roman" w:hAnsi="Times New Roman" w:cs="Times New Roman"/>
          <w:b/>
          <w:bCs/>
          <w:lang w:val="en-US"/>
        </w:rPr>
        <w:t xml:space="preserve">Nguồn </w:t>
      </w:r>
      <w:r w:rsidRPr="00667960">
        <w:rPr>
          <w:rFonts w:ascii="Times New Roman" w:hAnsi="Times New Roman" w:cs="Times New Roman"/>
          <w:lang w:val="en-US"/>
        </w:rPr>
        <w:t>: ‘</w:t>
      </w:r>
      <w:hyperlink r:id="rId20" w:history="1">
        <w:r w:rsidRPr="00667960">
          <w:rPr>
            <w:rStyle w:val="Siuktni"/>
            <w:rFonts w:ascii="Times New Roman" w:hAnsi="Times New Roman" w:cs="Times New Roman"/>
          </w:rPr>
          <w:t>https://github.com/undertheseanlp/dictionary</w:t>
        </w:r>
        <w:r w:rsidRPr="00667960">
          <w:rPr>
            <w:rStyle w:val="Siuktni"/>
            <w:rFonts w:ascii="Times New Roman" w:hAnsi="Times New Roman" w:cs="Times New Roman"/>
            <w:lang w:val="en-US"/>
          </w:rPr>
          <w:t>/</w:t>
        </w:r>
      </w:hyperlink>
      <w:r w:rsidRPr="00667960">
        <w:rPr>
          <w:rFonts w:ascii="Times New Roman" w:hAnsi="Times New Roman" w:cs="Times New Roman"/>
          <w:lang w:val="en-US"/>
        </w:rPr>
        <w:t>’</w:t>
      </w:r>
    </w:p>
    <w:p w14:paraId="465E81C3" w14:textId="17EC003E" w:rsidR="00AB1A9D" w:rsidRPr="00667960" w:rsidRDefault="00371E52" w:rsidP="00910FDA">
      <w:pPr>
        <w:pStyle w:val="oancuaDanhsach"/>
        <w:numPr>
          <w:ilvl w:val="0"/>
          <w:numId w:val="13"/>
        </w:numPr>
        <w:rPr>
          <w:rFonts w:ascii="Times New Roman" w:hAnsi="Times New Roman" w:cs="Times New Roman"/>
          <w:lang w:val="en-US"/>
        </w:rPr>
      </w:pPr>
      <w:r w:rsidRPr="00667960">
        <w:rPr>
          <w:rFonts w:ascii="Times New Roman" w:hAnsi="Times New Roman" w:cs="Times New Roman"/>
          <w:lang w:val="en-US"/>
        </w:rPr>
        <w:lastRenderedPageBreak/>
        <w:t xml:space="preserve">Nhóm tiến hành thu thập 89 từ thường xuyên xuất hiện ở đầu câu để </w:t>
      </w:r>
      <w:r w:rsidR="00B30141" w:rsidRPr="00667960">
        <w:rPr>
          <w:rFonts w:ascii="Times New Roman" w:hAnsi="Times New Roman" w:cs="Times New Roman"/>
          <w:lang w:val="en-US"/>
        </w:rPr>
        <w:t>xử lí các trường hợp viết in hoa nằm đầu câu.</w:t>
      </w:r>
    </w:p>
    <w:p w14:paraId="34FA5A04" w14:textId="0ABE66C1" w:rsidR="00B30141" w:rsidRPr="00667960" w:rsidRDefault="00B30141" w:rsidP="00B30141">
      <w:pPr>
        <w:pStyle w:val="oancuaDanhsach"/>
        <w:ind w:left="1298"/>
        <w:rPr>
          <w:rFonts w:ascii="Times New Roman" w:hAnsi="Times New Roman" w:cs="Times New Roman"/>
          <w:lang w:val="en-US"/>
        </w:rPr>
      </w:pPr>
      <w:r w:rsidRPr="00667960">
        <w:rPr>
          <w:rFonts w:ascii="Times New Roman" w:hAnsi="Times New Roman" w:cs="Times New Roman"/>
          <w:lang w:val="en-US"/>
        </w:rPr>
        <w:drawing>
          <wp:inline distT="0" distB="0" distL="0" distR="0" wp14:anchorId="4578ADF7" wp14:editId="60355400">
            <wp:extent cx="4899660" cy="3648564"/>
            <wp:effectExtent l="0" t="0" r="0" b="9525"/>
            <wp:docPr id="2"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21"/>
                    <a:stretch>
                      <a:fillRect/>
                    </a:stretch>
                  </pic:blipFill>
                  <pic:spPr>
                    <a:xfrm>
                      <a:off x="0" y="0"/>
                      <a:ext cx="4906131" cy="3653383"/>
                    </a:xfrm>
                    <a:prstGeom prst="rect">
                      <a:avLst/>
                    </a:prstGeom>
                  </pic:spPr>
                </pic:pic>
              </a:graphicData>
            </a:graphic>
          </wp:inline>
        </w:drawing>
      </w:r>
    </w:p>
    <w:p w14:paraId="2DED4DF2" w14:textId="72F834F0" w:rsidR="00F05037" w:rsidRPr="00667960" w:rsidRDefault="00F00441" w:rsidP="00910FDA">
      <w:pPr>
        <w:pStyle w:val="oancuaDanhsach"/>
        <w:numPr>
          <w:ilvl w:val="0"/>
          <w:numId w:val="13"/>
        </w:numPr>
        <w:rPr>
          <w:rFonts w:ascii="Times New Roman" w:hAnsi="Times New Roman" w:cs="Times New Roman"/>
          <w:lang w:val="en-US"/>
        </w:rPr>
      </w:pPr>
      <w:r w:rsidRPr="00667960">
        <w:rPr>
          <w:rFonts w:ascii="Times New Roman" w:hAnsi="Times New Roman" w:cs="Times New Roman"/>
          <w:lang w:val="en-US"/>
        </w:rPr>
        <w:t xml:space="preserve">Nhóm tiến hành liệt kê ra các </w:t>
      </w:r>
      <w:r w:rsidR="00245EF0" w:rsidRPr="00667960">
        <w:rPr>
          <w:rFonts w:ascii="Times New Roman" w:hAnsi="Times New Roman" w:cs="Times New Roman"/>
          <w:lang w:val="en-US"/>
        </w:rPr>
        <w:t>dấu câu</w:t>
      </w:r>
      <w:r w:rsidRPr="00667960">
        <w:rPr>
          <w:rFonts w:ascii="Times New Roman" w:hAnsi="Times New Roman" w:cs="Times New Roman"/>
          <w:lang w:val="en-US"/>
        </w:rPr>
        <w:t xml:space="preserve"> trong câu để </w:t>
      </w:r>
      <w:r w:rsidR="00667C6B" w:rsidRPr="00667960">
        <w:rPr>
          <w:rFonts w:ascii="Times New Roman" w:hAnsi="Times New Roman" w:cs="Times New Roman"/>
          <w:lang w:val="en-US"/>
        </w:rPr>
        <w:t>dễ dàng tách câu sau này:</w:t>
      </w:r>
    </w:p>
    <w:p w14:paraId="78FE4CDA" w14:textId="401C9B25" w:rsidR="00F05037" w:rsidRPr="00667960" w:rsidRDefault="00F05037" w:rsidP="00F05037">
      <w:pPr>
        <w:pStyle w:val="oancuaDanhsach"/>
        <w:ind w:left="1800"/>
        <w:rPr>
          <w:rFonts w:ascii="Times New Roman" w:hAnsi="Times New Roman" w:cs="Times New Roman"/>
          <w:lang w:val="en-US"/>
        </w:rPr>
      </w:pPr>
      <w:r w:rsidRPr="00667960">
        <w:rPr>
          <w:rFonts w:ascii="Times New Roman" w:hAnsi="Times New Roman" w:cs="Times New Roman"/>
          <w:lang w:val="en-US"/>
        </w:rPr>
        <w:drawing>
          <wp:inline distT="0" distB="0" distL="0" distR="0" wp14:anchorId="2478B8B4" wp14:editId="46529833">
            <wp:extent cx="5077534" cy="409632"/>
            <wp:effectExtent l="0" t="0" r="8890"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7534" cy="409632"/>
                    </a:xfrm>
                    <a:prstGeom prst="rect">
                      <a:avLst/>
                    </a:prstGeom>
                  </pic:spPr>
                </pic:pic>
              </a:graphicData>
            </a:graphic>
          </wp:inline>
        </w:drawing>
      </w:r>
    </w:p>
    <w:p w14:paraId="57841D56" w14:textId="61A01746" w:rsidR="00F05037" w:rsidRPr="00667960" w:rsidRDefault="00245EF0" w:rsidP="00910FDA">
      <w:pPr>
        <w:pStyle w:val="oancuaDanhsach"/>
        <w:numPr>
          <w:ilvl w:val="0"/>
          <w:numId w:val="13"/>
        </w:numPr>
        <w:rPr>
          <w:rFonts w:ascii="Times New Roman" w:hAnsi="Times New Roman" w:cs="Times New Roman"/>
          <w:lang w:val="en-US"/>
        </w:rPr>
      </w:pPr>
      <w:r w:rsidRPr="00667960">
        <w:rPr>
          <w:rFonts w:ascii="Times New Roman" w:hAnsi="Times New Roman" w:cs="Times New Roman"/>
          <w:lang w:val="en-US"/>
        </w:rPr>
        <w:t xml:space="preserve">Sau đó nhóm viết thuật toán tách câu thành các tiếng riêng biệt, các </w:t>
      </w:r>
      <w:r w:rsidR="002746DC" w:rsidRPr="00667960">
        <w:rPr>
          <w:rFonts w:ascii="Times New Roman" w:hAnsi="Times New Roman" w:cs="Times New Roman"/>
          <w:lang w:val="en-US"/>
        </w:rPr>
        <w:t>dấu câu cũng được xem là</w:t>
      </w:r>
      <w:r w:rsidR="00CB5844" w:rsidRPr="00667960">
        <w:rPr>
          <w:rFonts w:ascii="Times New Roman" w:hAnsi="Times New Roman" w:cs="Times New Roman"/>
          <w:lang w:val="en-US"/>
        </w:rPr>
        <w:t xml:space="preserve"> 1 </w:t>
      </w:r>
      <w:r w:rsidR="006679C0" w:rsidRPr="00667960">
        <w:rPr>
          <w:rFonts w:ascii="Times New Roman" w:hAnsi="Times New Roman" w:cs="Times New Roman"/>
          <w:lang w:val="en-US"/>
        </w:rPr>
        <w:t>tiếng</w:t>
      </w:r>
      <w:r w:rsidR="00CB5844" w:rsidRPr="00667960">
        <w:rPr>
          <w:rFonts w:ascii="Times New Roman" w:hAnsi="Times New Roman" w:cs="Times New Roman"/>
          <w:lang w:val="en-US"/>
        </w:rPr>
        <w:t xml:space="preserve"> riêng biệt.</w:t>
      </w:r>
    </w:p>
    <w:p w14:paraId="3B715EF4" w14:textId="4AB8E632" w:rsidR="002F3A6E" w:rsidRPr="00667960" w:rsidRDefault="00E93D73" w:rsidP="00910FDA">
      <w:pPr>
        <w:pStyle w:val="oancuaDanhsach"/>
        <w:numPr>
          <w:ilvl w:val="0"/>
          <w:numId w:val="13"/>
        </w:numPr>
        <w:rPr>
          <w:rFonts w:ascii="Times New Roman" w:hAnsi="Times New Roman" w:cs="Times New Roman"/>
          <w:lang w:val="en-US"/>
        </w:rPr>
      </w:pPr>
      <w:r w:rsidRPr="00667960">
        <w:rPr>
          <w:rFonts w:ascii="Times New Roman" w:hAnsi="Times New Roman" w:cs="Times New Roman"/>
          <w:lang w:val="en-US"/>
        </w:rPr>
        <w:t xml:space="preserve">Tiếp đến nhóm thiết kế phương pháp tách từ bằng Maximum Matching dựa trên </w:t>
      </w:r>
      <w:r w:rsidR="00D747DA" w:rsidRPr="00667960">
        <w:rPr>
          <w:rFonts w:ascii="Times New Roman" w:hAnsi="Times New Roman" w:cs="Times New Roman"/>
          <w:lang w:val="en-US"/>
        </w:rPr>
        <w:t>mã giả ở trên</w:t>
      </w:r>
    </w:p>
    <w:p w14:paraId="5C239927" w14:textId="77777777" w:rsidR="0063588C" w:rsidRPr="00667960" w:rsidRDefault="00232907" w:rsidP="00F05037">
      <w:pPr>
        <w:pStyle w:val="oancuaDanhsach"/>
        <w:ind w:left="1287" w:firstLine="153"/>
        <w:rPr>
          <w:rFonts w:ascii="Times New Roman" w:hAnsi="Times New Roman" w:cs="Times New Roman"/>
          <w:lang w:val="en-US"/>
        </w:rPr>
      </w:pPr>
      <w:r w:rsidRPr="00667960">
        <w:rPr>
          <w:rFonts w:ascii="Times New Roman" w:hAnsi="Times New Roman" w:cs="Times New Roman"/>
          <w:b/>
          <w:bCs/>
          <w:i/>
          <w:iCs/>
          <w:lang w:val="en-US"/>
        </w:rPr>
        <w:t>Ví dụ</w:t>
      </w:r>
      <w:r w:rsidRPr="00667960">
        <w:rPr>
          <w:rFonts w:ascii="Times New Roman" w:hAnsi="Times New Roman" w:cs="Times New Roman"/>
          <w:lang w:val="en-US"/>
        </w:rPr>
        <w:t xml:space="preserve">: </w:t>
      </w:r>
    </w:p>
    <w:p w14:paraId="061D0023" w14:textId="77777777" w:rsidR="00F05037" w:rsidRPr="00667960" w:rsidRDefault="0063588C" w:rsidP="00F05037">
      <w:pPr>
        <w:pStyle w:val="oancuaDanhsach"/>
        <w:numPr>
          <w:ilvl w:val="1"/>
          <w:numId w:val="13"/>
        </w:numPr>
        <w:rPr>
          <w:rFonts w:ascii="Times New Roman" w:hAnsi="Times New Roman" w:cs="Times New Roman"/>
          <w:lang w:val="en-US"/>
        </w:rPr>
      </w:pPr>
      <w:r w:rsidRPr="00667960">
        <w:rPr>
          <w:rFonts w:ascii="Times New Roman" w:hAnsi="Times New Roman" w:cs="Times New Roman"/>
          <w:lang w:val="en-US"/>
        </w:rPr>
        <w:t>Câu ban đầu: Việt Nam đang trên đà phát triển, hoà cùng với xu thế hội nhập toàn cầu trên thế giới đồng thời là đất nước giàu truyền thống nhân ái, đoàn kết</w:t>
      </w:r>
    </w:p>
    <w:p w14:paraId="5D490E45" w14:textId="77777777" w:rsidR="00F05037" w:rsidRPr="00667960" w:rsidRDefault="00957619" w:rsidP="00F05037">
      <w:pPr>
        <w:pStyle w:val="oancuaDanhsach"/>
        <w:numPr>
          <w:ilvl w:val="1"/>
          <w:numId w:val="13"/>
        </w:numPr>
        <w:rPr>
          <w:rFonts w:ascii="Times New Roman" w:hAnsi="Times New Roman" w:cs="Times New Roman"/>
          <w:lang w:val="en-US"/>
        </w:rPr>
      </w:pPr>
      <w:r w:rsidRPr="00667960">
        <w:rPr>
          <w:rFonts w:ascii="Times New Roman" w:hAnsi="Times New Roman" w:cs="Times New Roman"/>
          <w:lang w:val="en-US"/>
        </w:rPr>
        <w:t>Câu sau khi tách</w:t>
      </w:r>
      <w:r w:rsidR="0063588C" w:rsidRPr="00667960">
        <w:rPr>
          <w:rFonts w:ascii="Times New Roman" w:hAnsi="Times New Roman" w:cs="Times New Roman"/>
          <w:lang w:val="en-US"/>
        </w:rPr>
        <w:t xml:space="preserve"> từ</w:t>
      </w:r>
      <w:r w:rsidRPr="00667960">
        <w:rPr>
          <w:rFonts w:ascii="Times New Roman" w:hAnsi="Times New Roman" w:cs="Times New Roman"/>
          <w:lang w:val="en-US"/>
        </w:rPr>
        <w:t xml:space="preserve">: </w:t>
      </w:r>
      <w:r w:rsidR="005500FB" w:rsidRPr="00667960">
        <w:rPr>
          <w:rFonts w:ascii="Times New Roman" w:hAnsi="Times New Roman" w:cs="Times New Roman"/>
          <w:lang w:val="en-US"/>
        </w:rPr>
        <w:t>['Việt_Nam', 'đang', 'trên', 'đà', 'phát_triển', ',' , 'hoà', 'cùng', 'với', 'xu_thế', 'hội_nhập', 'toàn_cầu', 'trên', 'thế_giới', 'đồng_thời', 'là', 'đất_nước', 'giàu', 'truyền_thống', 'nhân_ái', ',' , 'đoàn_kết']</w:t>
      </w:r>
    </w:p>
    <w:p w14:paraId="4B1C8EFA" w14:textId="77777777" w:rsidR="00932D6C" w:rsidRPr="00667960" w:rsidRDefault="005500FB" w:rsidP="00932D6C">
      <w:pPr>
        <w:pStyle w:val="oancuaDanhsach"/>
        <w:numPr>
          <w:ilvl w:val="1"/>
          <w:numId w:val="13"/>
        </w:numPr>
        <w:rPr>
          <w:rFonts w:ascii="Times New Roman" w:hAnsi="Times New Roman" w:cs="Times New Roman"/>
          <w:lang w:val="en-US"/>
        </w:rPr>
      </w:pPr>
      <w:r w:rsidRPr="00667960">
        <w:rPr>
          <w:rFonts w:ascii="Times New Roman" w:hAnsi="Times New Roman" w:cs="Times New Roman"/>
          <w:lang w:val="en-US"/>
        </w:rPr>
        <w:lastRenderedPageBreak/>
        <w:t>Ở đâ</w:t>
      </w:r>
      <w:r w:rsidR="006679C0" w:rsidRPr="00667960">
        <w:rPr>
          <w:rFonts w:ascii="Times New Roman" w:hAnsi="Times New Roman" w:cs="Times New Roman"/>
          <w:lang w:val="en-US"/>
        </w:rPr>
        <w:t>y</w:t>
      </w:r>
      <w:r w:rsidRPr="00667960">
        <w:rPr>
          <w:rFonts w:ascii="Times New Roman" w:hAnsi="Times New Roman" w:cs="Times New Roman"/>
          <w:lang w:val="en-US"/>
        </w:rPr>
        <w:t xml:space="preserve"> có thể thấy với MXM ta tách được các từ ghép Việt_Nam, phát_triển, xu_thế, hội_nhập, toàn_cầu, thế_giới , đồng_thời, đất_nước, truyền_thống, nhân_ái, đoàn_kết</w:t>
      </w:r>
    </w:p>
    <w:p w14:paraId="2A6EFD03" w14:textId="582E1F72" w:rsidR="006D0062" w:rsidRPr="00667960" w:rsidRDefault="00486B87" w:rsidP="00910FDA">
      <w:pPr>
        <w:pStyle w:val="oancuaDanhsach"/>
        <w:numPr>
          <w:ilvl w:val="0"/>
          <w:numId w:val="13"/>
        </w:numPr>
        <w:rPr>
          <w:rFonts w:ascii="Times New Roman" w:hAnsi="Times New Roman" w:cs="Times New Roman"/>
          <w:lang w:val="en-US"/>
        </w:rPr>
      </w:pPr>
      <w:r w:rsidRPr="00667960">
        <w:rPr>
          <w:rFonts w:ascii="Times New Roman" w:hAnsi="Times New Roman" w:cs="Times New Roman"/>
          <w:lang w:val="en-US"/>
        </w:rPr>
        <w:t>Đối với trường hợp viết hoa</w:t>
      </w:r>
      <w:r w:rsidR="005500FB" w:rsidRPr="00667960">
        <w:rPr>
          <w:rFonts w:ascii="Times New Roman" w:hAnsi="Times New Roman" w:cs="Times New Roman"/>
          <w:lang w:val="en-US"/>
        </w:rPr>
        <w:t>:</w:t>
      </w:r>
    </w:p>
    <w:p w14:paraId="4C5A5E91" w14:textId="77777777" w:rsidR="00910FDA" w:rsidRPr="00667960" w:rsidRDefault="00972EB6" w:rsidP="00910FDA">
      <w:pPr>
        <w:pStyle w:val="oancuaDanhsach"/>
        <w:numPr>
          <w:ilvl w:val="0"/>
          <w:numId w:val="32"/>
        </w:numPr>
        <w:rPr>
          <w:rFonts w:ascii="Times New Roman" w:hAnsi="Times New Roman" w:cs="Times New Roman"/>
          <w:lang w:val="en-US"/>
        </w:rPr>
      </w:pPr>
      <w:r w:rsidRPr="00667960">
        <w:rPr>
          <w:rFonts w:ascii="Times New Roman" w:hAnsi="Times New Roman" w:cs="Times New Roman"/>
          <w:lang w:val="en-US"/>
        </w:rPr>
        <w:t>Trường hợp từ có 2 tiếng trở lên</w:t>
      </w:r>
      <w:r w:rsidR="00874D09" w:rsidRPr="00667960">
        <w:rPr>
          <w:rFonts w:ascii="Times New Roman" w:hAnsi="Times New Roman" w:cs="Times New Roman"/>
          <w:lang w:val="en-US"/>
        </w:rPr>
        <w:t xml:space="preserve"> đều viết hoa</w:t>
      </w:r>
      <w:r w:rsidRPr="00667960">
        <w:rPr>
          <w:rFonts w:ascii="Times New Roman" w:hAnsi="Times New Roman" w:cs="Times New Roman"/>
          <w:lang w:val="en-US"/>
        </w:rPr>
        <w:t xml:space="preserve"> </w:t>
      </w:r>
      <w:r w:rsidR="00011491" w:rsidRPr="00667960">
        <w:rPr>
          <w:rFonts w:ascii="Times New Roman" w:hAnsi="Times New Roman" w:cs="Times New Roman"/>
          <w:lang w:val="en-US"/>
        </w:rPr>
        <w:t>và không nằm đầu dòng, xét nó là một từ và tách ra</w:t>
      </w:r>
    </w:p>
    <w:p w14:paraId="2E99BAFD" w14:textId="11B0F2AC" w:rsidR="00256A0A" w:rsidRPr="00667960" w:rsidRDefault="00256A0A" w:rsidP="00910FDA">
      <w:pPr>
        <w:pStyle w:val="oancuaDanhsach"/>
        <w:numPr>
          <w:ilvl w:val="0"/>
          <w:numId w:val="32"/>
        </w:numPr>
        <w:rPr>
          <w:rFonts w:ascii="Times New Roman" w:hAnsi="Times New Roman" w:cs="Times New Roman"/>
          <w:lang w:val="en-US"/>
        </w:rPr>
      </w:pPr>
      <w:r w:rsidRPr="00667960">
        <w:rPr>
          <w:rFonts w:ascii="Times New Roman" w:hAnsi="Times New Roman" w:cs="Times New Roman"/>
          <w:lang w:val="en-US"/>
        </w:rPr>
        <w:t>Trường hợp từ có 2 tiếng trở lê</w:t>
      </w:r>
      <w:r w:rsidR="00874D09" w:rsidRPr="00667960">
        <w:rPr>
          <w:rFonts w:ascii="Times New Roman" w:hAnsi="Times New Roman" w:cs="Times New Roman"/>
          <w:lang w:val="en-US"/>
        </w:rPr>
        <w:t>n đều viết hoa và nằm đầu dòng, kiểm tra xem từ đầu tiên có nằm trong bộ từ thường xuất hiện đầu câu hay không. Nếu có thì không xét là một từ. Nếu không thì xét là một từ và tách ra</w:t>
      </w:r>
      <w:r w:rsidR="0054531D" w:rsidRPr="00667960">
        <w:rPr>
          <w:rFonts w:ascii="Times New Roman" w:hAnsi="Times New Roman" w:cs="Times New Roman"/>
          <w:lang w:val="en-US"/>
        </w:rPr>
        <w:t>.</w:t>
      </w:r>
    </w:p>
    <w:p w14:paraId="6A6C3AC8" w14:textId="7054D0CE" w:rsidR="0054531D" w:rsidRPr="00667960" w:rsidRDefault="004D52E0" w:rsidP="0014345A">
      <w:pPr>
        <w:pStyle w:val="oancuaDanhsach"/>
        <w:ind w:left="1287"/>
        <w:rPr>
          <w:rFonts w:ascii="Times New Roman" w:hAnsi="Times New Roman" w:cs="Times New Roman"/>
          <w:lang w:val="en-US"/>
        </w:rPr>
      </w:pPr>
      <w:r w:rsidRPr="00667960">
        <w:rPr>
          <w:rFonts w:ascii="Times New Roman" w:hAnsi="Times New Roman" w:cs="Times New Roman"/>
          <w:b/>
          <w:bCs/>
          <w:i/>
          <w:iCs/>
          <w:lang w:val="en-US"/>
        </w:rPr>
        <w:t>Ví dụ</w:t>
      </w:r>
      <w:r w:rsidRPr="00667960">
        <w:rPr>
          <w:rFonts w:ascii="Times New Roman" w:hAnsi="Times New Roman" w:cs="Times New Roman"/>
          <w:lang w:val="en-US"/>
        </w:rPr>
        <w:t xml:space="preserve">:  </w:t>
      </w:r>
      <w:r w:rsidR="00FF78BB" w:rsidRPr="00667960">
        <w:rPr>
          <w:rFonts w:ascii="Times New Roman" w:hAnsi="Times New Roman" w:cs="Times New Roman"/>
          <w:lang w:val="en-US"/>
        </w:rPr>
        <w:t>Chị Võ Thị Sáu sinh năm 1933 ở huyện Đất Đỏ</w:t>
      </w:r>
    </w:p>
    <w:p w14:paraId="799AA80F" w14:textId="394DD4C4" w:rsidR="00910FDA" w:rsidRPr="00667960" w:rsidRDefault="004D52E0" w:rsidP="00910FDA">
      <w:pPr>
        <w:ind w:left="1440"/>
        <w:rPr>
          <w:rFonts w:ascii="Times New Roman" w:hAnsi="Times New Roman" w:cs="Times New Roman"/>
          <w:lang w:val="en-US"/>
        </w:rPr>
      </w:pPr>
      <w:r w:rsidRPr="00667960">
        <w:rPr>
          <w:rFonts w:ascii="Times New Roman" w:hAnsi="Times New Roman" w:cs="Times New Roman"/>
          <w:lang w:val="en-US"/>
        </w:rPr>
        <w:t>+</w:t>
      </w:r>
      <w:r w:rsidR="00910FDA" w:rsidRPr="00667960">
        <w:rPr>
          <w:rFonts w:ascii="Times New Roman" w:hAnsi="Times New Roman" w:cs="Times New Roman"/>
          <w:lang w:val="en-US"/>
        </w:rPr>
        <w:t xml:space="preserve"> </w:t>
      </w:r>
      <w:r w:rsidRPr="00667960">
        <w:rPr>
          <w:rFonts w:ascii="Times New Roman" w:hAnsi="Times New Roman" w:cs="Times New Roman"/>
          <w:lang w:val="en-US"/>
        </w:rPr>
        <w:t xml:space="preserve">Sau khi tách từ: </w:t>
      </w:r>
      <w:r w:rsidR="000D6FE9" w:rsidRPr="00667960">
        <w:rPr>
          <w:rFonts w:ascii="Times New Roman" w:hAnsi="Times New Roman" w:cs="Times New Roman"/>
          <w:lang w:val="en-US"/>
        </w:rPr>
        <w:t>['Chị', 'Võ_Thị_Sáu', 'sinh', 'năm', '1933', 'ở', 'huyện', 'Đất_Đỏ']</w:t>
      </w:r>
      <w:r w:rsidR="00B52CBC" w:rsidRPr="00667960">
        <w:rPr>
          <w:rFonts w:ascii="Times New Roman" w:hAnsi="Times New Roman" w:cs="Times New Roman"/>
          <w:lang w:val="en-US"/>
        </w:rPr>
        <w:tab/>
      </w:r>
    </w:p>
    <w:p w14:paraId="0B580297" w14:textId="72FD913C" w:rsidR="00B52CBC" w:rsidRPr="00667960" w:rsidRDefault="00B52CBC" w:rsidP="00910FDA">
      <w:pPr>
        <w:ind w:left="1439" w:firstLine="1"/>
        <w:rPr>
          <w:rFonts w:ascii="Times New Roman" w:hAnsi="Times New Roman" w:cs="Times New Roman"/>
          <w:lang w:val="en-US"/>
        </w:rPr>
      </w:pPr>
      <w:r w:rsidRPr="00667960">
        <w:rPr>
          <w:rFonts w:ascii="Times New Roman" w:hAnsi="Times New Roman" w:cs="Times New Roman"/>
          <w:lang w:val="en-US"/>
        </w:rPr>
        <w:t>+</w:t>
      </w:r>
      <w:r w:rsidR="00910FDA" w:rsidRPr="00667960">
        <w:rPr>
          <w:rFonts w:ascii="Times New Roman" w:hAnsi="Times New Roman" w:cs="Times New Roman"/>
          <w:lang w:val="en-US"/>
        </w:rPr>
        <w:t xml:space="preserve"> </w:t>
      </w:r>
      <w:r w:rsidRPr="00667960">
        <w:rPr>
          <w:rFonts w:ascii="Times New Roman" w:hAnsi="Times New Roman" w:cs="Times New Roman"/>
          <w:lang w:val="en-US"/>
        </w:rPr>
        <w:t xml:space="preserve">Vì từ </w:t>
      </w:r>
      <w:r w:rsidR="000D6FE9" w:rsidRPr="00667960">
        <w:rPr>
          <w:rFonts w:ascii="Times New Roman" w:hAnsi="Times New Roman" w:cs="Times New Roman"/>
          <w:lang w:val="en-US"/>
        </w:rPr>
        <w:t>chị</w:t>
      </w:r>
      <w:r w:rsidRPr="00667960">
        <w:rPr>
          <w:rFonts w:ascii="Times New Roman" w:hAnsi="Times New Roman" w:cs="Times New Roman"/>
          <w:lang w:val="en-US"/>
        </w:rPr>
        <w:t xml:space="preserve"> xuất hiện </w:t>
      </w:r>
      <w:r w:rsidR="000D6FE9" w:rsidRPr="00667960">
        <w:rPr>
          <w:rFonts w:ascii="Times New Roman" w:hAnsi="Times New Roman" w:cs="Times New Roman"/>
          <w:lang w:val="en-US"/>
        </w:rPr>
        <w:t>trong bộ từ đầu câu nên ở đây không xét từ chị Võ Thị Sáu là một  từ,</w:t>
      </w:r>
    </w:p>
    <w:p w14:paraId="45A1DEE2" w14:textId="566A69E8" w:rsidR="000D6FE9" w:rsidRPr="00667960" w:rsidRDefault="000D6FE9" w:rsidP="00910FDA">
      <w:pPr>
        <w:ind w:left="1439"/>
        <w:rPr>
          <w:rFonts w:ascii="Times New Roman" w:hAnsi="Times New Roman" w:cs="Times New Roman"/>
          <w:lang w:val="en-US"/>
        </w:rPr>
      </w:pPr>
      <w:r w:rsidRPr="00667960">
        <w:rPr>
          <w:rFonts w:ascii="Times New Roman" w:hAnsi="Times New Roman" w:cs="Times New Roman"/>
          <w:lang w:val="en-US"/>
        </w:rPr>
        <w:t>+</w:t>
      </w:r>
      <w:r w:rsidR="00910FDA" w:rsidRPr="00667960">
        <w:rPr>
          <w:rFonts w:ascii="Times New Roman" w:hAnsi="Times New Roman" w:cs="Times New Roman"/>
          <w:lang w:val="en-US"/>
        </w:rPr>
        <w:t xml:space="preserve"> </w:t>
      </w:r>
      <w:r w:rsidRPr="00667960">
        <w:rPr>
          <w:rFonts w:ascii="Times New Roman" w:hAnsi="Times New Roman" w:cs="Times New Roman"/>
          <w:lang w:val="en-US"/>
        </w:rPr>
        <w:t>Với từ Võ Thị Sáu gồm tất cả các tiếng đều viết hoa và không nằm đầu câu nên xét là một từ</w:t>
      </w:r>
    </w:p>
    <w:p w14:paraId="00EA0226" w14:textId="1DF898FC" w:rsidR="005B722B" w:rsidRPr="00667960" w:rsidRDefault="007B0717" w:rsidP="00910FDA">
      <w:pPr>
        <w:pStyle w:val="oancuaDanhsach"/>
        <w:numPr>
          <w:ilvl w:val="0"/>
          <w:numId w:val="13"/>
        </w:numPr>
        <w:rPr>
          <w:rFonts w:ascii="Times New Roman" w:hAnsi="Times New Roman" w:cs="Times New Roman"/>
          <w:lang w:val="en-US"/>
        </w:rPr>
      </w:pPr>
      <w:r w:rsidRPr="00667960">
        <w:rPr>
          <w:rFonts w:ascii="Times New Roman" w:hAnsi="Times New Roman" w:cs="Times New Roman"/>
          <w:lang w:val="en-US"/>
        </w:rPr>
        <w:t xml:space="preserve">Cuối cùng nhóm lấy Data từ bộ </w:t>
      </w:r>
      <w:r w:rsidR="00761DDE" w:rsidRPr="00667960">
        <w:rPr>
          <w:rFonts w:ascii="Times New Roman" w:hAnsi="Times New Roman" w:cs="Times New Roman"/>
          <w:lang w:val="en-US"/>
        </w:rPr>
        <w:t>T</w:t>
      </w:r>
      <w:r w:rsidRPr="00667960">
        <w:rPr>
          <w:rFonts w:ascii="Times New Roman" w:hAnsi="Times New Roman" w:cs="Times New Roman"/>
          <w:lang w:val="en-US"/>
        </w:rPr>
        <w:t xml:space="preserve">est </w:t>
      </w:r>
      <w:r w:rsidR="00761DDE" w:rsidRPr="00667960">
        <w:rPr>
          <w:rFonts w:ascii="Times New Roman" w:hAnsi="Times New Roman" w:cs="Times New Roman"/>
          <w:lang w:val="en-US"/>
        </w:rPr>
        <w:t>để</w:t>
      </w:r>
      <w:r w:rsidRPr="00667960">
        <w:rPr>
          <w:rFonts w:ascii="Times New Roman" w:hAnsi="Times New Roman" w:cs="Times New Roman"/>
          <w:lang w:val="en-US"/>
        </w:rPr>
        <w:t xml:space="preserve"> chạy thử</w:t>
      </w:r>
      <w:r w:rsidR="00850AB4" w:rsidRPr="00667960">
        <w:rPr>
          <w:rFonts w:ascii="Times New Roman" w:hAnsi="Times New Roman" w:cs="Times New Roman"/>
          <w:lang w:val="en-US"/>
        </w:rPr>
        <w:t xml:space="preserve"> và lưu két quả để sau này</w:t>
      </w:r>
      <w:r w:rsidRPr="00667960">
        <w:rPr>
          <w:rFonts w:ascii="Times New Roman" w:hAnsi="Times New Roman" w:cs="Times New Roman"/>
          <w:lang w:val="en-US"/>
        </w:rPr>
        <w:t xml:space="preserve"> so sánh</w:t>
      </w:r>
    </w:p>
    <w:p w14:paraId="28F6BF60" w14:textId="0D8F8E21" w:rsidR="00164F7B" w:rsidRPr="00667960" w:rsidRDefault="00060878" w:rsidP="00C0647B">
      <w:pPr>
        <w:pStyle w:val="u2"/>
        <w:rPr>
          <w:rFonts w:ascii="Times New Roman" w:hAnsi="Times New Roman" w:cs="Times New Roman"/>
          <w:lang w:val="en-US"/>
        </w:rPr>
      </w:pPr>
      <w:bookmarkStart w:id="14" w:name="_Toc93691799"/>
      <w:r w:rsidRPr="00667960">
        <w:rPr>
          <w:rFonts w:ascii="Times New Roman" w:eastAsia="Calibri Light" w:hAnsi="Times New Roman" w:cs="Times New Roman"/>
          <w:shd w:val="clear" w:color="auto" w:fill="FFFFFF"/>
          <w:lang w:val="en-US"/>
        </w:rPr>
        <w:t xml:space="preserve">Thuật toán </w:t>
      </w:r>
      <w:r w:rsidR="00C0647B" w:rsidRPr="00667960">
        <w:rPr>
          <w:rFonts w:ascii="Times New Roman" w:eastAsia="Calibri Light" w:hAnsi="Times New Roman" w:cs="Times New Roman"/>
          <w:shd w:val="clear" w:color="auto" w:fill="FFFFFF"/>
          <w:lang w:val="en-US"/>
        </w:rPr>
        <w:t>WFST (Weighted Finite State Transducer)</w:t>
      </w:r>
      <w:bookmarkEnd w:id="14"/>
    </w:p>
    <w:p w14:paraId="7EE29C14" w14:textId="56F4EF31" w:rsidR="00C0647B" w:rsidRPr="00667960" w:rsidRDefault="00C0647B" w:rsidP="00C0647B">
      <w:pPr>
        <w:pStyle w:val="u3"/>
        <w:rPr>
          <w:rFonts w:ascii="Times New Roman" w:hAnsi="Times New Roman" w:cs="Times New Roman"/>
          <w:lang w:val="en-US"/>
        </w:rPr>
      </w:pPr>
      <w:bookmarkStart w:id="15" w:name="_Toc93691800"/>
      <w:r w:rsidRPr="00667960">
        <w:rPr>
          <w:rFonts w:ascii="Times New Roman" w:hAnsi="Times New Roman" w:cs="Times New Roman"/>
          <w:lang w:val="en-US"/>
        </w:rPr>
        <w:t>Cơ sở lý thuyết</w:t>
      </w:r>
      <w:bookmarkEnd w:id="15"/>
    </w:p>
    <w:p w14:paraId="7E082305" w14:textId="49A65797" w:rsidR="00FE0BDC" w:rsidRPr="00667960" w:rsidRDefault="00FE0BDC" w:rsidP="00910FDA">
      <w:pPr>
        <w:ind w:left="720" w:firstLine="709"/>
        <w:rPr>
          <w:rFonts w:ascii="Times New Roman" w:hAnsi="Times New Roman" w:cs="Times New Roman"/>
          <w:lang w:val="en-US"/>
        </w:rPr>
      </w:pPr>
      <w:r w:rsidRPr="00667960">
        <w:rPr>
          <w:rFonts w:ascii="Times New Roman" w:hAnsi="Times New Roman" w:cs="Times New Roman"/>
          <w:lang w:val="en-US"/>
        </w:rPr>
        <w:t xml:space="preserve">Mô hình chuyển dịch trạng thái hữu hạn có trọng số WFST </w:t>
      </w:r>
      <w:r w:rsidR="00D84BFA" w:rsidRPr="00667960">
        <w:rPr>
          <w:rFonts w:ascii="Times New Roman" w:hAnsi="Times New Roman" w:cs="Times New Roman"/>
          <w:lang w:val="en-US"/>
        </w:rPr>
        <w:t xml:space="preserve">là mô hình sử dụng trọng số xác suất </w:t>
      </w:r>
      <w:r w:rsidR="00CA3244" w:rsidRPr="00667960">
        <w:rPr>
          <w:rFonts w:ascii="Times New Roman" w:hAnsi="Times New Roman" w:cs="Times New Roman"/>
          <w:lang w:val="en-US"/>
        </w:rPr>
        <w:t>xuất hiện của mỗi từ trong ngữ liệu</w:t>
      </w:r>
      <w:r w:rsidR="006828BB" w:rsidRPr="00667960">
        <w:rPr>
          <w:rFonts w:ascii="Times New Roman" w:hAnsi="Times New Roman" w:cs="Times New Roman"/>
          <w:lang w:val="en-US"/>
        </w:rPr>
        <w:t xml:space="preserve">. Dùng WFST duyệt qua câu cần xét. Cách tách từ nào có </w:t>
      </w:r>
      <w:r w:rsidR="00FD0375" w:rsidRPr="00667960">
        <w:rPr>
          <w:rFonts w:ascii="Times New Roman" w:hAnsi="Times New Roman" w:cs="Times New Roman"/>
          <w:lang w:val="en-US"/>
        </w:rPr>
        <w:t xml:space="preserve">tổng xác suất các từ </w:t>
      </w:r>
      <w:r w:rsidR="007F4520" w:rsidRPr="00667960">
        <w:rPr>
          <w:rFonts w:ascii="Times New Roman" w:hAnsi="Times New Roman" w:cs="Times New Roman"/>
          <w:lang w:val="en-US"/>
        </w:rPr>
        <w:t>ghép lại lớn nhất là cách chọn tối ưu.</w:t>
      </w:r>
    </w:p>
    <w:p w14:paraId="69445533" w14:textId="23D0DB84" w:rsidR="00B349D1" w:rsidRPr="00667960" w:rsidRDefault="00B349D1" w:rsidP="00FE0BDC">
      <w:pPr>
        <w:rPr>
          <w:rFonts w:ascii="Times New Roman" w:hAnsi="Times New Roman" w:cs="Times New Roman"/>
          <w:lang w:val="en-US"/>
        </w:rPr>
      </w:pPr>
      <w:r w:rsidRPr="00667960">
        <w:rPr>
          <w:rFonts w:ascii="Times New Roman" w:hAnsi="Times New Roman" w:cs="Times New Roman"/>
          <w:lang w:val="en-US"/>
        </w:rPr>
        <w:t xml:space="preserve">    </w:t>
      </w:r>
      <w:r w:rsidR="00910FDA" w:rsidRPr="00667960">
        <w:rPr>
          <w:rFonts w:ascii="Times New Roman" w:hAnsi="Times New Roman" w:cs="Times New Roman"/>
          <w:lang w:val="en-US"/>
        </w:rPr>
        <w:tab/>
      </w:r>
      <w:r w:rsidR="00910FDA" w:rsidRPr="00667960">
        <w:rPr>
          <w:rFonts w:ascii="Times New Roman" w:hAnsi="Times New Roman" w:cs="Times New Roman"/>
          <w:lang w:val="en-US"/>
        </w:rPr>
        <w:tab/>
      </w:r>
      <w:r w:rsidRPr="00667960">
        <w:rPr>
          <w:rFonts w:ascii="Times New Roman" w:hAnsi="Times New Roman" w:cs="Times New Roman"/>
          <w:lang w:val="en-US"/>
        </w:rPr>
        <w:t>Mô tả thuật toán:</w:t>
      </w:r>
    </w:p>
    <w:p w14:paraId="5E3AF861" w14:textId="77777777" w:rsidR="00910FDA" w:rsidRPr="00667960" w:rsidRDefault="00C87670" w:rsidP="00910FDA">
      <w:pPr>
        <w:pStyle w:val="oancuaDanhsach"/>
        <w:numPr>
          <w:ilvl w:val="0"/>
          <w:numId w:val="13"/>
        </w:numPr>
        <w:rPr>
          <w:rFonts w:ascii="Times New Roman" w:hAnsi="Times New Roman" w:cs="Times New Roman"/>
          <w:lang w:val="en-US"/>
        </w:rPr>
      </w:pPr>
      <w:r w:rsidRPr="00667960">
        <w:rPr>
          <w:rFonts w:ascii="Times New Roman" w:hAnsi="Times New Roman" w:cs="Times New Roman"/>
          <w:b/>
          <w:lang w:val="en-US"/>
        </w:rPr>
        <w:t>Bước 1</w:t>
      </w:r>
      <w:r w:rsidRPr="00667960">
        <w:rPr>
          <w:rFonts w:ascii="Times New Roman" w:hAnsi="Times New Roman" w:cs="Times New Roman"/>
          <w:lang w:val="en-US"/>
        </w:rPr>
        <w:t>: Xây dựng từ điển trọng số</w:t>
      </w:r>
      <w:r w:rsidR="00610E45" w:rsidRPr="00667960">
        <w:rPr>
          <w:rFonts w:ascii="Times New Roman" w:hAnsi="Times New Roman" w:cs="Times New Roman"/>
          <w:lang w:val="en-US"/>
        </w:rPr>
        <w:t xml:space="preserve">, với nhãn </w:t>
      </w:r>
      <w:r w:rsidR="00AB0CBA" w:rsidRPr="00667960">
        <w:rPr>
          <w:rFonts w:ascii="Times New Roman" w:hAnsi="Times New Roman" w:cs="Times New Roman"/>
          <w:lang w:val="en-US"/>
        </w:rPr>
        <w:t xml:space="preserve">i tương ứng với một từ trong từ điển, số </w:t>
      </w:r>
      <w:r w:rsidR="004C4274" w:rsidRPr="00667960">
        <w:rPr>
          <w:rFonts w:ascii="Times New Roman" w:hAnsi="Times New Roman" w:cs="Times New Roman"/>
          <w:i/>
          <w:iCs/>
          <w:lang w:val="en-US"/>
        </w:rPr>
        <w:t>count</w:t>
      </w:r>
      <w:r w:rsidR="00AB0CBA" w:rsidRPr="00667960">
        <w:rPr>
          <w:rFonts w:ascii="Times New Roman" w:hAnsi="Times New Roman" w:cs="Times New Roman"/>
          <w:lang w:val="en-US"/>
        </w:rPr>
        <w:t xml:space="preserve"> tương ứng với số lần xuất hiện của từ.</w:t>
      </w:r>
    </w:p>
    <w:p w14:paraId="2970ADBF" w14:textId="77777777" w:rsidR="00910FDA" w:rsidRPr="00667960" w:rsidRDefault="0091326A" w:rsidP="00910FDA">
      <w:pPr>
        <w:pStyle w:val="oancuaDanhsach"/>
        <w:numPr>
          <w:ilvl w:val="0"/>
          <w:numId w:val="13"/>
        </w:numPr>
        <w:rPr>
          <w:rFonts w:ascii="Times New Roman" w:hAnsi="Times New Roman" w:cs="Times New Roman"/>
          <w:lang w:val="en-US"/>
        </w:rPr>
      </w:pPr>
      <w:r w:rsidRPr="00667960">
        <w:rPr>
          <w:rFonts w:ascii="Times New Roman" w:hAnsi="Times New Roman" w:cs="Times New Roman"/>
          <w:b/>
          <w:lang w:val="en-US"/>
        </w:rPr>
        <w:lastRenderedPageBreak/>
        <w:t>Bước 2</w:t>
      </w:r>
      <w:r w:rsidRPr="00667960">
        <w:rPr>
          <w:rFonts w:ascii="Times New Roman" w:hAnsi="Times New Roman" w:cs="Times New Roman"/>
          <w:lang w:val="en-US"/>
        </w:rPr>
        <w:t xml:space="preserve">: </w:t>
      </w:r>
      <w:r w:rsidR="004A4D20" w:rsidRPr="00667960">
        <w:rPr>
          <w:rFonts w:ascii="Times New Roman" w:hAnsi="Times New Roman" w:cs="Times New Roman"/>
          <w:lang w:val="en-US"/>
        </w:rPr>
        <w:t>Xây dựng từ điển ch</w:t>
      </w:r>
      <w:r w:rsidR="00AB0CBA" w:rsidRPr="00667960">
        <w:rPr>
          <w:rFonts w:ascii="Times New Roman" w:hAnsi="Times New Roman" w:cs="Times New Roman"/>
          <w:lang w:val="en-US"/>
        </w:rPr>
        <w:t>ứ</w:t>
      </w:r>
      <w:r w:rsidR="004A4D20" w:rsidRPr="00667960">
        <w:rPr>
          <w:rFonts w:ascii="Times New Roman" w:hAnsi="Times New Roman" w:cs="Times New Roman"/>
          <w:lang w:val="en-US"/>
        </w:rPr>
        <w:t>a xác suất t</w:t>
      </w:r>
      <w:r w:rsidR="00610E45" w:rsidRPr="00667960">
        <w:rPr>
          <w:rFonts w:ascii="Times New Roman" w:hAnsi="Times New Roman" w:cs="Times New Roman"/>
          <w:lang w:val="en-US"/>
        </w:rPr>
        <w:t>ương ứng của các từ</w:t>
      </w:r>
      <w:r w:rsidR="00AB0CBA" w:rsidRPr="00667960">
        <w:rPr>
          <w:rFonts w:ascii="Times New Roman" w:hAnsi="Times New Roman" w:cs="Times New Roman"/>
          <w:lang w:val="en-US"/>
        </w:rPr>
        <w:t>: xác suất của một từ bằng số lần xuất hiện của từ chia cho tổng số từ trong từ điển</w:t>
      </w:r>
    </w:p>
    <w:p w14:paraId="64BBFB04" w14:textId="77777777" w:rsidR="00910FDA" w:rsidRPr="00667960" w:rsidRDefault="009D490F" w:rsidP="00910FDA">
      <w:pPr>
        <w:pStyle w:val="oancuaDanhsach"/>
        <w:numPr>
          <w:ilvl w:val="0"/>
          <w:numId w:val="13"/>
        </w:numPr>
        <w:rPr>
          <w:rFonts w:ascii="Times New Roman" w:hAnsi="Times New Roman" w:cs="Times New Roman"/>
          <w:lang w:val="en-US"/>
        </w:rPr>
      </w:pPr>
      <w:r w:rsidRPr="00667960">
        <w:rPr>
          <w:rFonts w:ascii="Times New Roman" w:hAnsi="Times New Roman" w:cs="Times New Roman"/>
          <w:b/>
          <w:lang w:val="en-US"/>
        </w:rPr>
        <w:t>Bước 3</w:t>
      </w:r>
      <w:r w:rsidRPr="00667960">
        <w:rPr>
          <w:rFonts w:ascii="Times New Roman" w:hAnsi="Times New Roman" w:cs="Times New Roman"/>
          <w:lang w:val="en-US"/>
        </w:rPr>
        <w:t xml:space="preserve">: </w:t>
      </w:r>
      <w:r w:rsidR="00D4366A" w:rsidRPr="00667960">
        <w:rPr>
          <w:rFonts w:ascii="Times New Roman" w:hAnsi="Times New Roman" w:cs="Times New Roman"/>
          <w:lang w:val="en-US"/>
        </w:rPr>
        <w:t xml:space="preserve">Liệt kê tất cả trường hợp có thể tách </w:t>
      </w:r>
      <w:r w:rsidR="00775AF9" w:rsidRPr="00667960">
        <w:rPr>
          <w:rFonts w:ascii="Times New Roman" w:hAnsi="Times New Roman" w:cs="Times New Roman"/>
          <w:lang w:val="en-US"/>
        </w:rPr>
        <w:t>từ</w:t>
      </w:r>
      <w:r w:rsidR="00D4366A" w:rsidRPr="00667960">
        <w:rPr>
          <w:rFonts w:ascii="Times New Roman" w:hAnsi="Times New Roman" w:cs="Times New Roman"/>
          <w:lang w:val="en-US"/>
        </w:rPr>
        <w:t xml:space="preserve"> của một câu</w:t>
      </w:r>
      <w:r w:rsidR="00805615" w:rsidRPr="00667960">
        <w:rPr>
          <w:rFonts w:ascii="Times New Roman" w:hAnsi="Times New Roman" w:cs="Times New Roman"/>
          <w:lang w:val="en-US"/>
        </w:rPr>
        <w:t xml:space="preserve">, trong </w:t>
      </w:r>
      <w:r w:rsidR="00775AF9" w:rsidRPr="00667960">
        <w:rPr>
          <w:rFonts w:ascii="Times New Roman" w:hAnsi="Times New Roman" w:cs="Times New Roman"/>
          <w:lang w:val="en-US"/>
        </w:rPr>
        <w:t>mỗi</w:t>
      </w:r>
      <w:r w:rsidR="00805615" w:rsidRPr="00667960">
        <w:rPr>
          <w:rFonts w:ascii="Times New Roman" w:hAnsi="Times New Roman" w:cs="Times New Roman"/>
          <w:lang w:val="en-US"/>
        </w:rPr>
        <w:t xml:space="preserve"> cách tách</w:t>
      </w:r>
      <w:r w:rsidR="00775AF9" w:rsidRPr="00667960">
        <w:rPr>
          <w:rFonts w:ascii="Times New Roman" w:hAnsi="Times New Roman" w:cs="Times New Roman"/>
          <w:lang w:val="en-US"/>
        </w:rPr>
        <w:t xml:space="preserve"> từ</w:t>
      </w:r>
      <w:r w:rsidR="00805615" w:rsidRPr="00667960">
        <w:rPr>
          <w:rFonts w:ascii="Times New Roman" w:hAnsi="Times New Roman" w:cs="Times New Roman"/>
          <w:lang w:val="en-US"/>
        </w:rPr>
        <w:t>, các từ đều có nghĩa.</w:t>
      </w:r>
    </w:p>
    <w:p w14:paraId="4B888962" w14:textId="1554793E" w:rsidR="00805615" w:rsidRPr="00667960" w:rsidRDefault="00805615" w:rsidP="00910FDA">
      <w:pPr>
        <w:pStyle w:val="oancuaDanhsach"/>
        <w:numPr>
          <w:ilvl w:val="0"/>
          <w:numId w:val="13"/>
        </w:numPr>
        <w:rPr>
          <w:rFonts w:ascii="Times New Roman" w:hAnsi="Times New Roman" w:cs="Times New Roman"/>
          <w:lang w:val="en-US"/>
        </w:rPr>
      </w:pPr>
      <w:r w:rsidRPr="00667960">
        <w:rPr>
          <w:rFonts w:ascii="Times New Roman" w:hAnsi="Times New Roman" w:cs="Times New Roman"/>
          <w:b/>
          <w:lang w:val="en-US"/>
        </w:rPr>
        <w:t>Bước 4</w:t>
      </w:r>
      <w:r w:rsidRPr="00667960">
        <w:rPr>
          <w:rFonts w:ascii="Times New Roman" w:hAnsi="Times New Roman" w:cs="Times New Roman"/>
          <w:lang w:val="en-US"/>
        </w:rPr>
        <w:t xml:space="preserve">: </w:t>
      </w:r>
      <w:r w:rsidR="001D4ED8" w:rsidRPr="00667960">
        <w:rPr>
          <w:rFonts w:ascii="Times New Roman" w:hAnsi="Times New Roman" w:cs="Times New Roman"/>
          <w:lang w:val="en-US"/>
        </w:rPr>
        <w:t>Tính toán, lựa chọn cách tách từ có xác suất tốt nhất</w:t>
      </w:r>
      <w:r w:rsidR="00632DCE" w:rsidRPr="00667960">
        <w:rPr>
          <w:rFonts w:ascii="Times New Roman" w:hAnsi="Times New Roman" w:cs="Times New Roman"/>
          <w:lang w:val="en-US"/>
        </w:rPr>
        <w:t>,</w:t>
      </w:r>
      <w:r w:rsidR="001D4ED8" w:rsidRPr="00667960">
        <w:rPr>
          <w:rFonts w:ascii="Times New Roman" w:hAnsi="Times New Roman" w:cs="Times New Roman"/>
          <w:lang w:val="en-US"/>
        </w:rPr>
        <w:t xml:space="preserve"> </w:t>
      </w:r>
      <w:r w:rsidR="00CE79FB" w:rsidRPr="00667960">
        <w:rPr>
          <w:rFonts w:ascii="Times New Roman" w:hAnsi="Times New Roman" w:cs="Times New Roman"/>
          <w:lang w:val="en-US"/>
        </w:rPr>
        <w:t>kết thúc</w:t>
      </w:r>
    </w:p>
    <w:p w14:paraId="17950EBD" w14:textId="707370CA" w:rsidR="00C0647B" w:rsidRPr="00667960" w:rsidRDefault="00C0647B">
      <w:pPr>
        <w:pStyle w:val="u3"/>
        <w:rPr>
          <w:rFonts w:ascii="Times New Roman" w:hAnsi="Times New Roman" w:cs="Times New Roman"/>
          <w:lang w:val="en-US"/>
        </w:rPr>
      </w:pPr>
      <w:bookmarkStart w:id="16" w:name="_Toc93691801"/>
      <w:r w:rsidRPr="00667960">
        <w:rPr>
          <w:rFonts w:ascii="Times New Roman" w:hAnsi="Times New Roman" w:cs="Times New Roman"/>
          <w:lang w:val="en-US"/>
        </w:rPr>
        <w:t>Triển khai</w:t>
      </w:r>
      <w:r w:rsidR="00E62864" w:rsidRPr="00667960">
        <w:rPr>
          <w:rFonts w:ascii="Times New Roman" w:hAnsi="Times New Roman" w:cs="Times New Roman"/>
          <w:lang w:val="en-US"/>
        </w:rPr>
        <w:t xml:space="preserve"> thực hiện</w:t>
      </w:r>
      <w:bookmarkEnd w:id="16"/>
    </w:p>
    <w:p w14:paraId="7AE086ED" w14:textId="071AA3CC" w:rsidR="00242C50" w:rsidRPr="00667960" w:rsidRDefault="00242C50" w:rsidP="00910FDA">
      <w:pPr>
        <w:pStyle w:val="oancuaDanhsach"/>
        <w:numPr>
          <w:ilvl w:val="0"/>
          <w:numId w:val="13"/>
        </w:numPr>
        <w:rPr>
          <w:rFonts w:ascii="Times New Roman" w:hAnsi="Times New Roman" w:cs="Times New Roman"/>
          <w:lang w:val="en-US"/>
        </w:rPr>
      </w:pPr>
      <w:r w:rsidRPr="00667960">
        <w:rPr>
          <w:rFonts w:ascii="Times New Roman" w:hAnsi="Times New Roman" w:cs="Times New Roman"/>
          <w:lang w:val="en-US"/>
        </w:rPr>
        <w:t>Data: Từ ngữ liệu đã được chuẩn bị ở trên, nhóm sử dụng tập Train gồm 60 câu đã được tách từ chuẩn, tập Test gồm 30 câu chưa được tách từ và tập Test_gold gồm 30 câu trong tập Test đã được tách chuẩn dùng để kiểm tra</w:t>
      </w:r>
    </w:p>
    <w:p w14:paraId="7D5AA932" w14:textId="26026E41" w:rsidR="00242C50" w:rsidRPr="00667960" w:rsidRDefault="00242C50" w:rsidP="00910FDA">
      <w:pPr>
        <w:pStyle w:val="oancuaDanhsach"/>
        <w:numPr>
          <w:ilvl w:val="0"/>
          <w:numId w:val="13"/>
        </w:numPr>
        <w:rPr>
          <w:rFonts w:ascii="Times New Roman" w:hAnsi="Times New Roman" w:cs="Times New Roman"/>
          <w:lang w:val="en-US"/>
        </w:rPr>
      </w:pPr>
      <w:r w:rsidRPr="00667960">
        <w:rPr>
          <w:rFonts w:ascii="Times New Roman" w:hAnsi="Times New Roman" w:cs="Times New Roman"/>
          <w:lang w:val="en-US"/>
        </w:rPr>
        <w:t xml:space="preserve">Từ điển: nhóm sử dụng từ điển tiếng việt của </w:t>
      </w:r>
      <w:r w:rsidR="00910FDA" w:rsidRPr="00667960">
        <w:rPr>
          <w:rFonts w:ascii="Times New Roman" w:hAnsi="Times New Roman" w:cs="Times New Roman"/>
          <w:lang w:val="en-US"/>
        </w:rPr>
        <w:t>Underthesea</w:t>
      </w:r>
      <w:r w:rsidR="00FE7CC6" w:rsidRPr="00667960">
        <w:rPr>
          <w:rFonts w:ascii="Times New Roman" w:hAnsi="Times New Roman" w:cs="Times New Roman"/>
          <w:lang w:val="en-US"/>
        </w:rPr>
        <w:t xml:space="preserve"> </w:t>
      </w:r>
    </w:p>
    <w:p w14:paraId="59968CB6" w14:textId="17821DAA" w:rsidR="00242C50" w:rsidRPr="00667960" w:rsidRDefault="00C215BE" w:rsidP="00910FDA">
      <w:pPr>
        <w:pStyle w:val="oancuaDanhsach"/>
        <w:numPr>
          <w:ilvl w:val="0"/>
          <w:numId w:val="13"/>
        </w:numPr>
        <w:rPr>
          <w:rFonts w:ascii="Times New Roman" w:hAnsi="Times New Roman" w:cs="Times New Roman"/>
          <w:lang w:val="en-US"/>
        </w:rPr>
      </w:pPr>
      <w:r w:rsidRPr="00667960">
        <w:rPr>
          <w:rFonts w:ascii="Times New Roman" w:hAnsi="Times New Roman" w:cs="Times New Roman"/>
          <w:lang w:val="en-US"/>
        </w:rPr>
        <w:t xml:space="preserve"> </w:t>
      </w:r>
      <w:r w:rsidR="00242C50" w:rsidRPr="00667960">
        <w:rPr>
          <w:rFonts w:ascii="Times New Roman" w:hAnsi="Times New Roman" w:cs="Times New Roman"/>
          <w:lang w:val="en-US"/>
        </w:rPr>
        <w:t xml:space="preserve">Nhóm gán trọng số của các từ trong từ điển là 1, với nhãn i là một từ trong từ điển, </w:t>
      </w:r>
      <w:r w:rsidR="00F67C4E" w:rsidRPr="00667960">
        <w:rPr>
          <w:rFonts w:ascii="Times New Roman" w:hAnsi="Times New Roman" w:cs="Times New Roman"/>
          <w:lang w:val="en-US"/>
        </w:rPr>
        <w:t>trọng số</w:t>
      </w:r>
      <w:r w:rsidR="00242C50" w:rsidRPr="00667960">
        <w:rPr>
          <w:rFonts w:ascii="Times New Roman" w:hAnsi="Times New Roman" w:cs="Times New Roman"/>
          <w:lang w:val="en-US"/>
        </w:rPr>
        <w:t xml:space="preserve"> </w:t>
      </w:r>
      <w:r w:rsidR="000A74D2" w:rsidRPr="00667960">
        <w:rPr>
          <w:rFonts w:ascii="Times New Roman" w:hAnsi="Times New Roman" w:cs="Times New Roman"/>
          <w:lang w:val="en-US"/>
        </w:rPr>
        <w:t>count</w:t>
      </w:r>
      <w:r w:rsidR="00242C50" w:rsidRPr="00667960">
        <w:rPr>
          <w:rFonts w:ascii="Times New Roman" w:hAnsi="Times New Roman" w:cs="Times New Roman"/>
          <w:lang w:val="en-US"/>
        </w:rPr>
        <w:t xml:space="preserve">= 1 là </w:t>
      </w:r>
      <w:r w:rsidR="00714246" w:rsidRPr="00667960">
        <w:rPr>
          <w:rFonts w:ascii="Times New Roman" w:hAnsi="Times New Roman" w:cs="Times New Roman"/>
          <w:lang w:val="en-US"/>
        </w:rPr>
        <w:t>số lần</w:t>
      </w:r>
      <w:r w:rsidR="00242C50" w:rsidRPr="00667960">
        <w:rPr>
          <w:rFonts w:ascii="Times New Roman" w:hAnsi="Times New Roman" w:cs="Times New Roman"/>
          <w:lang w:val="en-US"/>
        </w:rPr>
        <w:t xml:space="preserve"> xuất hiện của </w:t>
      </w:r>
      <w:r w:rsidR="00A85692" w:rsidRPr="00667960">
        <w:rPr>
          <w:rFonts w:ascii="Times New Roman" w:hAnsi="Times New Roman" w:cs="Times New Roman"/>
          <w:lang w:val="en-US"/>
        </w:rPr>
        <w:t>từ tương ứng</w:t>
      </w:r>
      <w:r w:rsidR="00242C50" w:rsidRPr="00667960">
        <w:rPr>
          <w:rFonts w:ascii="Times New Roman" w:hAnsi="Times New Roman" w:cs="Times New Roman"/>
          <w:lang w:val="en-US"/>
        </w:rPr>
        <w:t xml:space="preserve"> trong từ điển</w:t>
      </w:r>
    </w:p>
    <w:p w14:paraId="6D6814EB" w14:textId="5FA0C5B9" w:rsidR="00242C50" w:rsidRPr="00667960" w:rsidRDefault="00C851B8" w:rsidP="00910FDA">
      <w:pPr>
        <w:pStyle w:val="oancuaDanhsach"/>
        <w:numPr>
          <w:ilvl w:val="0"/>
          <w:numId w:val="13"/>
        </w:numPr>
        <w:rPr>
          <w:rFonts w:ascii="Times New Roman" w:hAnsi="Times New Roman" w:cs="Times New Roman"/>
          <w:lang w:val="en-US"/>
        </w:rPr>
      </w:pPr>
      <w:r w:rsidRPr="00667960">
        <w:rPr>
          <w:rFonts w:ascii="Times New Roman" w:hAnsi="Times New Roman" w:cs="Times New Roman"/>
          <w:lang w:val="en-US"/>
        </w:rPr>
        <w:t xml:space="preserve">Nhóm sử dụng bộ train gồm 60 câu, duyệt qua từng câu, kiểm tra xem mỗi từ có xuất hiện trong từ điển hay không. Nếu không xuất hiện trong từ điển thì thêm vào từ điển gán trọng số </w:t>
      </w:r>
      <w:r w:rsidR="000A74D2" w:rsidRPr="00667960">
        <w:rPr>
          <w:rFonts w:ascii="Times New Roman" w:hAnsi="Times New Roman" w:cs="Times New Roman"/>
          <w:lang w:val="en-US"/>
        </w:rPr>
        <w:t>count</w:t>
      </w:r>
      <w:r w:rsidRPr="00667960">
        <w:rPr>
          <w:rFonts w:ascii="Times New Roman" w:hAnsi="Times New Roman" w:cs="Times New Roman"/>
          <w:lang w:val="en-US"/>
        </w:rPr>
        <w:t>= 1</w:t>
      </w:r>
      <w:r w:rsidR="00F77D4F" w:rsidRPr="00667960">
        <w:rPr>
          <w:rFonts w:ascii="Times New Roman" w:hAnsi="Times New Roman" w:cs="Times New Roman"/>
          <w:lang w:val="en-US"/>
        </w:rPr>
        <w:t xml:space="preserve">. Nếu có xuất hiện trong từ điển thì tăng trọng số </w:t>
      </w:r>
      <w:r w:rsidR="000A74D2" w:rsidRPr="00667960">
        <w:rPr>
          <w:rFonts w:ascii="Times New Roman" w:hAnsi="Times New Roman" w:cs="Times New Roman"/>
          <w:lang w:val="en-US"/>
        </w:rPr>
        <w:t>count</w:t>
      </w:r>
      <w:r w:rsidR="00F77D4F" w:rsidRPr="00667960">
        <w:rPr>
          <w:rFonts w:ascii="Times New Roman" w:hAnsi="Times New Roman" w:cs="Times New Roman"/>
          <w:lang w:val="en-US"/>
        </w:rPr>
        <w:t xml:space="preserve"> = </w:t>
      </w:r>
      <w:r w:rsidR="000A74D2" w:rsidRPr="00667960">
        <w:rPr>
          <w:rFonts w:ascii="Times New Roman" w:hAnsi="Times New Roman" w:cs="Times New Roman"/>
          <w:lang w:val="en-US"/>
        </w:rPr>
        <w:t>count</w:t>
      </w:r>
      <w:r w:rsidR="00F77D4F" w:rsidRPr="00667960">
        <w:rPr>
          <w:rFonts w:ascii="Times New Roman" w:hAnsi="Times New Roman" w:cs="Times New Roman"/>
          <w:lang w:val="en-US"/>
        </w:rPr>
        <w:t>+1</w:t>
      </w:r>
    </w:p>
    <w:p w14:paraId="64291060" w14:textId="212124D1" w:rsidR="00F77D4F" w:rsidRPr="00667960" w:rsidRDefault="00147AB5" w:rsidP="00911967">
      <w:pPr>
        <w:pStyle w:val="oancuaDanhsach"/>
        <w:ind w:left="1287"/>
        <w:jc w:val="left"/>
        <w:rPr>
          <w:rFonts w:ascii="Times New Roman" w:hAnsi="Times New Roman" w:cs="Times New Roman"/>
          <w:lang w:val="en-US"/>
        </w:rPr>
      </w:pPr>
      <w:r w:rsidRPr="00667960">
        <w:rPr>
          <w:rFonts w:ascii="Times New Roman" w:hAnsi="Times New Roman" w:cs="Times New Roman"/>
          <w:lang w:val="en-US"/>
        </w:rPr>
        <w:t xml:space="preserve">Ví dụ sau khi cập nhật trọng số: </w:t>
      </w:r>
      <w:r w:rsidRPr="00667960">
        <w:rPr>
          <w:rFonts w:ascii="Times New Roman" w:hAnsi="Times New Roman" w:cs="Times New Roman"/>
          <w:lang w:val="en-US"/>
        </w:rPr>
        <w:drawing>
          <wp:inline distT="0" distB="0" distL="0" distR="0" wp14:anchorId="1538F280" wp14:editId="66D79A40">
            <wp:extent cx="5631180" cy="429437"/>
            <wp:effectExtent l="0" t="0" r="0" b="889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0610" cy="433207"/>
                    </a:xfrm>
                    <a:prstGeom prst="rect">
                      <a:avLst/>
                    </a:prstGeom>
                  </pic:spPr>
                </pic:pic>
              </a:graphicData>
            </a:graphic>
          </wp:inline>
        </w:drawing>
      </w:r>
    </w:p>
    <w:p w14:paraId="1DDAED06" w14:textId="2D5FD0BF" w:rsidR="00203CAC" w:rsidRPr="00667960" w:rsidRDefault="00203CAC" w:rsidP="00910FDA">
      <w:pPr>
        <w:pStyle w:val="oancuaDanhsach"/>
        <w:numPr>
          <w:ilvl w:val="0"/>
          <w:numId w:val="13"/>
        </w:numPr>
        <w:jc w:val="left"/>
        <w:rPr>
          <w:rFonts w:ascii="Times New Roman" w:hAnsi="Times New Roman" w:cs="Times New Roman"/>
          <w:lang w:val="en-US"/>
        </w:rPr>
      </w:pPr>
      <w:r w:rsidRPr="00667960">
        <w:rPr>
          <w:rFonts w:ascii="Times New Roman" w:hAnsi="Times New Roman" w:cs="Times New Roman"/>
          <w:lang w:val="en-US"/>
        </w:rPr>
        <w:t xml:space="preserve">Tiếp đến nhóm gán lại giá trị xác suất của các từ trong từ điển bằng cách lấy </w:t>
      </w:r>
      <w:r w:rsidR="00BE6F86" w:rsidRPr="00667960">
        <w:rPr>
          <w:rFonts w:ascii="Times New Roman" w:hAnsi="Times New Roman" w:cs="Times New Roman"/>
          <w:lang w:val="en-US"/>
        </w:rPr>
        <w:t>số lần</w:t>
      </w:r>
      <w:r w:rsidRPr="00667960">
        <w:rPr>
          <w:rFonts w:ascii="Times New Roman" w:hAnsi="Times New Roman" w:cs="Times New Roman"/>
          <w:lang w:val="en-US"/>
        </w:rPr>
        <w:t xml:space="preserve"> xuất hiện của chúng chia cho tổng số từ trong từ điển đồng thời lấy -log2 để xác suất sau này trở thành phép cộng để xử lí</w:t>
      </w:r>
      <w:r w:rsidR="00FE7CC6" w:rsidRPr="00667960">
        <w:rPr>
          <w:rFonts w:ascii="Times New Roman" w:hAnsi="Times New Roman" w:cs="Times New Roman"/>
          <w:lang w:val="en-US"/>
        </w:rPr>
        <w:t>:</w:t>
      </w:r>
    </w:p>
    <w:p w14:paraId="629813EB" w14:textId="5A06A70B" w:rsidR="00FE7CC6" w:rsidRPr="00667960" w:rsidRDefault="008F18E7" w:rsidP="008F18E7">
      <w:pPr>
        <w:pStyle w:val="oancuaDanhsach"/>
        <w:ind w:left="1298" w:firstLine="142"/>
        <w:jc w:val="left"/>
        <w:rPr>
          <w:rFonts w:ascii="Times New Roman" w:eastAsiaTheme="minorEastAsia" w:hAnsi="Times New Roman" w:cs="Times New Roman"/>
        </w:rPr>
      </w:pPr>
      <w:r w:rsidRPr="00667960">
        <w:rPr>
          <w:rFonts w:ascii="Times New Roman" w:hAnsi="Times New Roman" w:cs="Times New Roman"/>
        </w:rPr>
        <w:t>Prob_word= -</w:t>
      </w:r>
      <m:oMath>
        <m:func>
          <m:funcPr>
            <m:ctrlPr>
              <w:rPr>
                <w:rFonts w:ascii="Cambria Math" w:hAnsi="Cambria Math" w:cs="Times New Roman"/>
                <w:i/>
                <w:iCs/>
              </w:rPr>
            </m:ctrlPr>
          </m:funcPr>
          <m:fName>
            <m:sSub>
              <m:sSubPr>
                <m:ctrlPr>
                  <w:rPr>
                    <w:rFonts w:ascii="Cambria Math" w:hAnsi="Cambria Math" w:cs="Times New Roman"/>
                    <w:i/>
                    <w:iCs/>
                  </w:rPr>
                </m:ctrlPr>
              </m:sSubPr>
              <m:e>
                <m:r>
                  <m:rPr>
                    <m:sty m:val="p"/>
                  </m:rPr>
                  <w:rPr>
                    <w:rFonts w:ascii="Cambria Math" w:hAnsi="Cambria Math" w:cs="Times New Roman"/>
                  </w:rPr>
                  <m:t>log</m:t>
                </m:r>
              </m:e>
              <m:sub>
                <m:r>
                  <w:rPr>
                    <w:rFonts w:ascii="Cambria Math" w:hAnsi="Cambria Math" w:cs="Times New Roman"/>
                  </w:rPr>
                  <m:t>2</m:t>
                </m:r>
              </m:sub>
            </m:sSub>
            <m:r>
              <w:rPr>
                <w:rFonts w:ascii="Cambria Math" w:hAnsi="Cambria Math" w:cs="Times New Roman"/>
              </w:rPr>
              <m:t>(</m:t>
            </m:r>
          </m:fName>
          <m:e>
            <m:r>
              <w:rPr>
                <w:rFonts w:ascii="Cambria Math" w:hAnsi="Cambria Math" w:cs="Times New Roman"/>
              </w:rPr>
              <m:t>count(word)/</m:t>
            </m:r>
            <m:r>
              <m:rPr>
                <m:nor/>
              </m:rPr>
              <w:rPr>
                <w:rFonts w:ascii="Times New Roman" w:hAnsi="Times New Roman" w:cs="Times New Roman"/>
              </w:rPr>
              <m:t>len(dictionary)</m:t>
            </m:r>
          </m:e>
        </m:func>
        <m:r>
          <w:rPr>
            <w:rFonts w:ascii="Cambria Math" w:hAnsi="Cambria Math" w:cs="Times New Roman"/>
          </w:rPr>
          <m:t xml:space="preserve"> )</m:t>
        </m:r>
      </m:oMath>
    </w:p>
    <w:p w14:paraId="7DC627C1" w14:textId="77777777" w:rsidR="00910FDA" w:rsidRPr="00667960" w:rsidRDefault="000952C8" w:rsidP="00910FDA">
      <w:pPr>
        <w:pStyle w:val="oancuaDanhsach"/>
        <w:numPr>
          <w:ilvl w:val="0"/>
          <w:numId w:val="13"/>
        </w:numPr>
        <w:jc w:val="left"/>
        <w:rPr>
          <w:rFonts w:ascii="Times New Roman" w:hAnsi="Times New Roman" w:cs="Times New Roman"/>
          <w:lang w:val="en-US"/>
        </w:rPr>
      </w:pPr>
      <w:r w:rsidRPr="00667960">
        <w:rPr>
          <w:rFonts w:ascii="Times New Roman" w:hAnsi="Times New Roman" w:cs="Times New Roman"/>
          <w:lang w:val="en-US"/>
        </w:rPr>
        <w:t>Tiếp đến nhóm tìm tất cả các trường hợp có thể tách của một từ bằng phương pháp Backtracking (quay lui), trong đó với mỗi các tách từ, các từ đều có nghĩa:</w:t>
      </w:r>
    </w:p>
    <w:p w14:paraId="0B010C0B" w14:textId="3240BB9C" w:rsidR="00910FDA" w:rsidRPr="00667960" w:rsidRDefault="005E5642" w:rsidP="0025324C">
      <w:pPr>
        <w:pStyle w:val="oancuaDanhsach"/>
        <w:ind w:left="1287"/>
        <w:jc w:val="left"/>
        <w:rPr>
          <w:rFonts w:ascii="Times New Roman" w:hAnsi="Times New Roman" w:cs="Times New Roman"/>
          <w:lang w:val="en-US"/>
        </w:rPr>
      </w:pPr>
      <w:r w:rsidRPr="00667960">
        <w:rPr>
          <w:rFonts w:ascii="Times New Roman" w:hAnsi="Times New Roman" w:cs="Times New Roman"/>
          <w:b/>
          <w:bCs/>
          <w:i/>
          <w:iCs/>
          <w:lang w:val="en-US"/>
        </w:rPr>
        <w:t>Ví dụ</w:t>
      </w:r>
      <w:r w:rsidRPr="00667960">
        <w:rPr>
          <w:rFonts w:ascii="Times New Roman" w:hAnsi="Times New Roman" w:cs="Times New Roman"/>
          <w:lang w:val="en-US"/>
        </w:rPr>
        <w:t xml:space="preserve">:  </w:t>
      </w:r>
      <w:r w:rsidRPr="00667960">
        <w:rPr>
          <w:rFonts w:ascii="Times New Roman" w:hAnsi="Times New Roman" w:cs="Times New Roman"/>
        </w:rPr>
        <w:t>test_case=“</w:t>
      </w:r>
      <w:r w:rsidRPr="00667960">
        <w:rPr>
          <w:rFonts w:ascii="Times New Roman" w:hAnsi="Times New Roman" w:cs="Times New Roman"/>
          <w:lang w:val="en-US"/>
        </w:rPr>
        <w:t>R</w:t>
      </w:r>
      <w:r w:rsidRPr="00667960">
        <w:rPr>
          <w:rFonts w:ascii="Times New Roman" w:hAnsi="Times New Roman" w:cs="Times New Roman"/>
        </w:rPr>
        <w:t>iêng tư cách của anh đã không đủ rồi !</w:t>
      </w:r>
      <w:r w:rsidR="00910FDA" w:rsidRPr="00667960">
        <w:rPr>
          <w:rFonts w:ascii="Times New Roman" w:hAnsi="Times New Roman" w:cs="Times New Roman"/>
          <w:lang w:val="en-US"/>
        </w:rPr>
        <w:t>”</w:t>
      </w:r>
    </w:p>
    <w:p w14:paraId="29BD7F17" w14:textId="18E10171" w:rsidR="00C01B24" w:rsidRPr="00667960" w:rsidRDefault="00C01B24" w:rsidP="00910FDA">
      <w:pPr>
        <w:pStyle w:val="oancuaDanhsach"/>
        <w:numPr>
          <w:ilvl w:val="0"/>
          <w:numId w:val="33"/>
        </w:numPr>
        <w:jc w:val="left"/>
        <w:rPr>
          <w:rFonts w:ascii="Times New Roman" w:hAnsi="Times New Roman" w:cs="Times New Roman"/>
          <w:lang w:val="en-US"/>
        </w:rPr>
      </w:pPr>
      <w:r w:rsidRPr="00667960">
        <w:rPr>
          <w:rFonts w:ascii="Times New Roman" w:hAnsi="Times New Roman" w:cs="Times New Roman"/>
          <w:lang w:val="en-US"/>
        </w:rPr>
        <w:t>Các Trường hợp có thể tách:</w:t>
      </w:r>
    </w:p>
    <w:p w14:paraId="052C062B" w14:textId="77777777" w:rsidR="00910FDA" w:rsidRPr="00667960" w:rsidRDefault="00C01B24" w:rsidP="00910FDA">
      <w:pPr>
        <w:pStyle w:val="oancuaDanhsach"/>
        <w:numPr>
          <w:ilvl w:val="0"/>
          <w:numId w:val="34"/>
        </w:numPr>
        <w:rPr>
          <w:rFonts w:ascii="Times New Roman" w:hAnsi="Times New Roman" w:cs="Times New Roman"/>
          <w:lang w:val="en-US"/>
        </w:rPr>
      </w:pPr>
      <w:r w:rsidRPr="00667960">
        <w:rPr>
          <w:rFonts w:ascii="Times New Roman" w:hAnsi="Times New Roman" w:cs="Times New Roman"/>
          <w:lang w:val="en-US"/>
        </w:rPr>
        <w:lastRenderedPageBreak/>
        <w:t>R</w:t>
      </w:r>
      <w:r w:rsidRPr="00667960">
        <w:rPr>
          <w:rFonts w:ascii="Times New Roman" w:hAnsi="Times New Roman" w:cs="Times New Roman"/>
        </w:rPr>
        <w:t>iêng tư cách của anh đã không đủ rồi !</w:t>
      </w:r>
    </w:p>
    <w:p w14:paraId="32F00CCF" w14:textId="77777777" w:rsidR="00910FDA" w:rsidRPr="00667960" w:rsidRDefault="00C01B24" w:rsidP="00910FDA">
      <w:pPr>
        <w:pStyle w:val="oancuaDanhsach"/>
        <w:numPr>
          <w:ilvl w:val="0"/>
          <w:numId w:val="34"/>
        </w:numPr>
        <w:rPr>
          <w:rFonts w:ascii="Times New Roman" w:hAnsi="Times New Roman" w:cs="Times New Roman"/>
          <w:lang w:val="en-US"/>
        </w:rPr>
      </w:pPr>
      <w:r w:rsidRPr="00667960">
        <w:rPr>
          <w:rFonts w:ascii="Times New Roman" w:hAnsi="Times New Roman" w:cs="Times New Roman"/>
          <w:lang w:val="en-US"/>
        </w:rPr>
        <w:t>R</w:t>
      </w:r>
      <w:r w:rsidRPr="00667960">
        <w:rPr>
          <w:rFonts w:ascii="Times New Roman" w:hAnsi="Times New Roman" w:cs="Times New Roman"/>
        </w:rPr>
        <w:t>iêng</w:t>
      </w:r>
      <w:r w:rsidRPr="00667960">
        <w:rPr>
          <w:rFonts w:ascii="Times New Roman" w:hAnsi="Times New Roman" w:cs="Times New Roman"/>
          <w:lang w:val="en-US"/>
        </w:rPr>
        <w:t>_</w:t>
      </w:r>
      <w:r w:rsidRPr="00667960">
        <w:rPr>
          <w:rFonts w:ascii="Times New Roman" w:hAnsi="Times New Roman" w:cs="Times New Roman"/>
        </w:rPr>
        <w:t>tư</w:t>
      </w:r>
      <w:r w:rsidRPr="00667960">
        <w:rPr>
          <w:rFonts w:ascii="Times New Roman" w:hAnsi="Times New Roman" w:cs="Times New Roman"/>
          <w:lang w:val="en-US"/>
        </w:rPr>
        <w:t xml:space="preserve"> </w:t>
      </w:r>
      <w:r w:rsidRPr="00667960">
        <w:rPr>
          <w:rFonts w:ascii="Times New Roman" w:hAnsi="Times New Roman" w:cs="Times New Roman"/>
        </w:rPr>
        <w:t>cách của anh đã không đủ rồi !</w:t>
      </w:r>
    </w:p>
    <w:p w14:paraId="667A4AF5" w14:textId="6A17ED1B" w:rsidR="00C01B24" w:rsidRPr="00667960" w:rsidRDefault="00C01B24" w:rsidP="00910FDA">
      <w:pPr>
        <w:pStyle w:val="oancuaDanhsach"/>
        <w:numPr>
          <w:ilvl w:val="0"/>
          <w:numId w:val="34"/>
        </w:numPr>
        <w:rPr>
          <w:rFonts w:ascii="Times New Roman" w:hAnsi="Times New Roman" w:cs="Times New Roman"/>
          <w:lang w:val="en-US"/>
        </w:rPr>
      </w:pPr>
      <w:r w:rsidRPr="00667960">
        <w:rPr>
          <w:rFonts w:ascii="Times New Roman" w:hAnsi="Times New Roman" w:cs="Times New Roman"/>
          <w:lang w:val="en-US"/>
        </w:rPr>
        <w:t>R</w:t>
      </w:r>
      <w:r w:rsidRPr="00667960">
        <w:rPr>
          <w:rFonts w:ascii="Times New Roman" w:hAnsi="Times New Roman" w:cs="Times New Roman"/>
        </w:rPr>
        <w:t>iêng tư</w:t>
      </w:r>
      <w:r w:rsidRPr="00667960">
        <w:rPr>
          <w:rFonts w:ascii="Times New Roman" w:hAnsi="Times New Roman" w:cs="Times New Roman"/>
          <w:lang w:val="en-US"/>
        </w:rPr>
        <w:t>_</w:t>
      </w:r>
      <w:r w:rsidRPr="00667960">
        <w:rPr>
          <w:rFonts w:ascii="Times New Roman" w:hAnsi="Times New Roman" w:cs="Times New Roman"/>
        </w:rPr>
        <w:t>cách của anh đã không đủ rồi !</w:t>
      </w:r>
    </w:p>
    <w:p w14:paraId="3B637C0A" w14:textId="77777777" w:rsidR="00DF16B9" w:rsidRPr="00667960" w:rsidRDefault="003E68F3" w:rsidP="00DF16B9">
      <w:pPr>
        <w:pStyle w:val="oancuaDanhsach"/>
        <w:numPr>
          <w:ilvl w:val="0"/>
          <w:numId w:val="13"/>
        </w:numPr>
        <w:rPr>
          <w:rFonts w:ascii="Times New Roman" w:hAnsi="Times New Roman" w:cs="Times New Roman"/>
          <w:lang w:val="en-US"/>
        </w:rPr>
      </w:pPr>
      <w:r w:rsidRPr="00667960">
        <w:rPr>
          <w:rFonts w:ascii="Times New Roman" w:hAnsi="Times New Roman" w:cs="Times New Roman"/>
          <w:lang w:val="en-US"/>
        </w:rPr>
        <w:t>V</w:t>
      </w:r>
      <w:r w:rsidR="005C6252" w:rsidRPr="00667960">
        <w:rPr>
          <w:rFonts w:ascii="Times New Roman" w:hAnsi="Times New Roman" w:cs="Times New Roman"/>
          <w:lang w:val="en-US"/>
        </w:rPr>
        <w:t>ì</w:t>
      </w:r>
      <w:r w:rsidRPr="00667960">
        <w:rPr>
          <w:rFonts w:ascii="Times New Roman" w:hAnsi="Times New Roman" w:cs="Times New Roman"/>
          <w:lang w:val="en-US"/>
        </w:rPr>
        <w:t xml:space="preserve"> xác suất của các từ là -log2 nên ta sẽ tìm </w:t>
      </w:r>
      <w:r w:rsidR="00C07035" w:rsidRPr="00667960">
        <w:rPr>
          <w:rFonts w:ascii="Times New Roman" w:hAnsi="Times New Roman" w:cs="Times New Roman"/>
        </w:rPr>
        <w:t>xác suất của câu có giá trị nhỏ nhất</w:t>
      </w:r>
      <w:r w:rsidR="00C07035" w:rsidRPr="00667960">
        <w:rPr>
          <w:rFonts w:ascii="Times New Roman" w:hAnsi="Times New Roman" w:cs="Times New Roman"/>
          <w:lang w:val="en-US"/>
        </w:rPr>
        <w:t xml:space="preserve"> là kết quả:</w:t>
      </w:r>
    </w:p>
    <w:p w14:paraId="1449A61E" w14:textId="261CD6A7" w:rsidR="00EA7B87" w:rsidRPr="00667960" w:rsidRDefault="00EA7B87" w:rsidP="00DF16B9">
      <w:pPr>
        <w:pStyle w:val="oancuaDanhsach"/>
        <w:ind w:left="1287"/>
        <w:rPr>
          <w:rFonts w:ascii="Times New Roman" w:hAnsi="Times New Roman" w:cs="Times New Roman"/>
          <w:lang w:val="en-US"/>
        </w:rPr>
      </w:pPr>
      <w:r w:rsidRPr="00667960">
        <w:rPr>
          <w:rFonts w:ascii="Times New Roman" w:hAnsi="Times New Roman" w:cs="Times New Roman"/>
          <w:b/>
          <w:bCs/>
          <w:i/>
          <w:iCs/>
          <w:lang w:val="en-US"/>
        </w:rPr>
        <w:t>Ví dụ</w:t>
      </w:r>
      <w:r w:rsidRPr="00667960">
        <w:rPr>
          <w:rFonts w:ascii="Times New Roman" w:hAnsi="Times New Roman" w:cs="Times New Roman"/>
          <w:lang w:val="en-US"/>
        </w:rPr>
        <w:t>: Trong từ điển xác suất của các từ lần lượt là:</w:t>
      </w:r>
    </w:p>
    <w:p w14:paraId="65C5E4BC" w14:textId="729A6E63" w:rsidR="00E34829" w:rsidRPr="00667960" w:rsidRDefault="00297B2B" w:rsidP="00E34829">
      <w:pPr>
        <w:pStyle w:val="oancuaDanhsach"/>
        <w:rPr>
          <w:rFonts w:ascii="Times New Roman" w:hAnsi="Times New Roman" w:cs="Times New Roman"/>
          <w:lang w:val="en-US"/>
        </w:rPr>
      </w:pPr>
      <w:r w:rsidRPr="00667960">
        <w:rPr>
          <w:rFonts w:ascii="Times New Roman" w:hAnsi="Times New Roman" w:cs="Times New Roman"/>
          <w:lang w:val="en-US"/>
        </w:rPr>
        <w:tab/>
      </w:r>
      <w:r w:rsidR="00DF16B9" w:rsidRPr="00667960">
        <w:rPr>
          <w:rFonts w:ascii="Times New Roman" w:hAnsi="Times New Roman" w:cs="Times New Roman"/>
          <w:lang w:val="en-US"/>
        </w:rPr>
        <w:tab/>
      </w:r>
      <w:r w:rsidRPr="00667960">
        <w:rPr>
          <w:rFonts w:ascii="Times New Roman" w:hAnsi="Times New Roman" w:cs="Times New Roman"/>
          <w:lang w:val="en-US"/>
        </w:rPr>
        <w:t>riêng= 13.9</w:t>
      </w:r>
      <w:r w:rsidR="00F032FF" w:rsidRPr="00667960">
        <w:rPr>
          <w:rFonts w:ascii="Times New Roman" w:hAnsi="Times New Roman" w:cs="Times New Roman"/>
          <w:lang w:val="en-US"/>
        </w:rPr>
        <w:t xml:space="preserve"> ; tư= 14.9</w:t>
      </w:r>
      <w:r w:rsidR="00A86489" w:rsidRPr="00667960">
        <w:rPr>
          <w:rFonts w:ascii="Times New Roman" w:hAnsi="Times New Roman" w:cs="Times New Roman"/>
          <w:lang w:val="en-US"/>
        </w:rPr>
        <w:t>; cách= 13.3; riêng</w:t>
      </w:r>
      <w:r w:rsidR="00112712" w:rsidRPr="00667960">
        <w:rPr>
          <w:rFonts w:ascii="Times New Roman" w:hAnsi="Times New Roman" w:cs="Times New Roman"/>
          <w:lang w:val="en-US"/>
        </w:rPr>
        <w:t>_</w:t>
      </w:r>
      <w:r w:rsidR="00A86489" w:rsidRPr="00667960">
        <w:rPr>
          <w:rFonts w:ascii="Times New Roman" w:hAnsi="Times New Roman" w:cs="Times New Roman"/>
          <w:lang w:val="en-US"/>
        </w:rPr>
        <w:t>tư= 14.9</w:t>
      </w:r>
      <w:r w:rsidR="00E34829" w:rsidRPr="00667960">
        <w:rPr>
          <w:rFonts w:ascii="Times New Roman" w:hAnsi="Times New Roman" w:cs="Times New Roman"/>
          <w:lang w:val="en-US"/>
        </w:rPr>
        <w:t>; tư</w:t>
      </w:r>
      <w:r w:rsidR="00112712" w:rsidRPr="00667960">
        <w:rPr>
          <w:rFonts w:ascii="Times New Roman" w:hAnsi="Times New Roman" w:cs="Times New Roman"/>
          <w:lang w:val="en-US"/>
        </w:rPr>
        <w:t>_</w:t>
      </w:r>
      <w:r w:rsidR="00E34829" w:rsidRPr="00667960">
        <w:rPr>
          <w:rFonts w:ascii="Times New Roman" w:hAnsi="Times New Roman" w:cs="Times New Roman"/>
          <w:lang w:val="en-US"/>
        </w:rPr>
        <w:t>cách= 13.9</w:t>
      </w:r>
    </w:p>
    <w:p w14:paraId="2DF07242" w14:textId="7E27765B" w:rsidR="00DF16B9" w:rsidRPr="00667960" w:rsidRDefault="00E34829" w:rsidP="00A86489">
      <w:pPr>
        <w:pStyle w:val="oancuaDanhsach"/>
        <w:rPr>
          <w:rFonts w:ascii="Times New Roman" w:hAnsi="Times New Roman" w:cs="Times New Roman"/>
          <w:lang w:val="en-US"/>
        </w:rPr>
      </w:pPr>
      <w:r w:rsidRPr="00667960">
        <w:rPr>
          <w:rFonts w:ascii="Times New Roman" w:hAnsi="Times New Roman" w:cs="Times New Roman"/>
          <w:lang w:val="en-US"/>
        </w:rPr>
        <w:tab/>
      </w:r>
      <w:r w:rsidR="00DF16B9" w:rsidRPr="00667960">
        <w:rPr>
          <w:rFonts w:ascii="Times New Roman" w:hAnsi="Times New Roman" w:cs="Times New Roman"/>
          <w:lang w:val="en-US"/>
        </w:rPr>
        <w:tab/>
      </w:r>
      <w:r w:rsidRPr="00667960">
        <w:rPr>
          <w:rFonts w:ascii="Times New Roman" w:hAnsi="Times New Roman" w:cs="Times New Roman"/>
          <w:lang w:val="en-US"/>
        </w:rPr>
        <w:t>+</w:t>
      </w:r>
      <w:r w:rsidR="00DF16B9" w:rsidRPr="00667960">
        <w:rPr>
          <w:rFonts w:ascii="Times New Roman" w:hAnsi="Times New Roman" w:cs="Times New Roman"/>
          <w:lang w:val="en-US"/>
        </w:rPr>
        <w:t xml:space="preserve"> </w:t>
      </w:r>
      <w:r w:rsidRPr="00667960">
        <w:rPr>
          <w:rFonts w:ascii="Times New Roman" w:hAnsi="Times New Roman" w:cs="Times New Roman"/>
          <w:lang w:val="en-US"/>
        </w:rPr>
        <w:t xml:space="preserve">Trong ví dụ này ta có thể bỏ qua “của anh đã không đủ rồi” vì cách tách như </w:t>
      </w:r>
    </w:p>
    <w:p w14:paraId="1978520D" w14:textId="03173F9F" w:rsidR="00A86489" w:rsidRPr="00667960" w:rsidRDefault="00E34829" w:rsidP="00DF16B9">
      <w:pPr>
        <w:pStyle w:val="oancuaDanhsach"/>
        <w:ind w:left="1287" w:firstLine="153"/>
        <w:rPr>
          <w:rFonts w:ascii="Times New Roman" w:hAnsi="Times New Roman" w:cs="Times New Roman"/>
          <w:lang w:val="en-US"/>
        </w:rPr>
      </w:pPr>
      <w:r w:rsidRPr="00667960">
        <w:rPr>
          <w:rFonts w:ascii="Times New Roman" w:hAnsi="Times New Roman" w:cs="Times New Roman"/>
          <w:lang w:val="en-US"/>
        </w:rPr>
        <w:t>nhau nên xác suất như nhau</w:t>
      </w:r>
    </w:p>
    <w:p w14:paraId="307EDDFA" w14:textId="5F7DF4DC" w:rsidR="00E34829" w:rsidRPr="00667960" w:rsidRDefault="00E34829" w:rsidP="00DF16B9">
      <w:pPr>
        <w:pStyle w:val="oancuaDanhsach"/>
        <w:ind w:left="1437"/>
        <w:rPr>
          <w:rFonts w:ascii="Times New Roman" w:hAnsi="Times New Roman" w:cs="Times New Roman"/>
          <w:lang w:val="en-US"/>
        </w:rPr>
      </w:pPr>
      <w:r w:rsidRPr="00667960">
        <w:rPr>
          <w:rFonts w:ascii="Times New Roman" w:hAnsi="Times New Roman" w:cs="Times New Roman"/>
          <w:lang w:val="en-US"/>
        </w:rPr>
        <w:t>+</w:t>
      </w:r>
      <w:r w:rsidR="00DF16B9" w:rsidRPr="00667960">
        <w:rPr>
          <w:rFonts w:ascii="Times New Roman" w:hAnsi="Times New Roman" w:cs="Times New Roman"/>
          <w:lang w:val="en-US"/>
        </w:rPr>
        <w:t xml:space="preserve"> </w:t>
      </w:r>
      <w:r w:rsidR="001518E0" w:rsidRPr="00667960">
        <w:rPr>
          <w:rFonts w:ascii="Times New Roman" w:hAnsi="Times New Roman" w:cs="Times New Roman"/>
          <w:lang w:val="en-US"/>
        </w:rPr>
        <w:t>Sau khi tính toán tổng xác suất của 3 cách tách trên , ta có xác suất của các cách tách lần lượt là:</w:t>
      </w:r>
    </w:p>
    <w:p w14:paraId="6617328A" w14:textId="2C3DB5B3" w:rsidR="001518E0" w:rsidRPr="00667960" w:rsidRDefault="001518E0" w:rsidP="00F05037">
      <w:pPr>
        <w:pStyle w:val="oancuaDanhsach"/>
        <w:numPr>
          <w:ilvl w:val="2"/>
          <w:numId w:val="10"/>
        </w:numPr>
        <w:rPr>
          <w:rFonts w:ascii="Times New Roman" w:hAnsi="Times New Roman" w:cs="Times New Roman"/>
          <w:lang w:val="en-US"/>
        </w:rPr>
      </w:pPr>
      <w:r w:rsidRPr="00667960">
        <w:rPr>
          <w:rFonts w:ascii="Times New Roman" w:hAnsi="Times New Roman" w:cs="Times New Roman"/>
          <w:lang w:val="en-US"/>
        </w:rPr>
        <w:t>R</w:t>
      </w:r>
      <w:r w:rsidRPr="00667960">
        <w:rPr>
          <w:rFonts w:ascii="Times New Roman" w:hAnsi="Times New Roman" w:cs="Times New Roman"/>
        </w:rPr>
        <w:t>iêng</w:t>
      </w:r>
      <w:r w:rsidRPr="00667960">
        <w:rPr>
          <w:rFonts w:ascii="Times New Roman" w:hAnsi="Times New Roman" w:cs="Times New Roman"/>
          <w:lang w:val="en-US"/>
        </w:rPr>
        <w:t xml:space="preserve"> </w:t>
      </w:r>
      <w:r w:rsidRPr="00667960">
        <w:rPr>
          <w:rFonts w:ascii="Times New Roman" w:hAnsi="Times New Roman" w:cs="Times New Roman"/>
        </w:rPr>
        <w:t>tư</w:t>
      </w:r>
      <w:r w:rsidRPr="00667960">
        <w:rPr>
          <w:rFonts w:ascii="Times New Roman" w:hAnsi="Times New Roman" w:cs="Times New Roman"/>
          <w:lang w:val="en-US"/>
        </w:rPr>
        <w:t xml:space="preserve"> </w:t>
      </w:r>
      <w:r w:rsidRPr="00667960">
        <w:rPr>
          <w:rFonts w:ascii="Times New Roman" w:hAnsi="Times New Roman" w:cs="Times New Roman"/>
        </w:rPr>
        <w:t xml:space="preserve">cách </w:t>
      </w:r>
      <w:r w:rsidRPr="00667960">
        <w:rPr>
          <w:rFonts w:ascii="Times New Roman" w:hAnsi="Times New Roman" w:cs="Times New Roman"/>
          <w:lang w:val="en-US"/>
        </w:rPr>
        <w:t xml:space="preserve"> : </w:t>
      </w:r>
      <w:r w:rsidR="00FF512E" w:rsidRPr="00667960">
        <w:rPr>
          <w:rFonts w:ascii="Times New Roman" w:hAnsi="Times New Roman" w:cs="Times New Roman"/>
        </w:rPr>
        <w:t>42.1</w:t>
      </w:r>
    </w:p>
    <w:p w14:paraId="3CED989B" w14:textId="42309BAE" w:rsidR="001518E0" w:rsidRPr="00667960" w:rsidRDefault="001518E0" w:rsidP="00F05037">
      <w:pPr>
        <w:pStyle w:val="oancuaDanhsach"/>
        <w:numPr>
          <w:ilvl w:val="2"/>
          <w:numId w:val="10"/>
        </w:numPr>
        <w:rPr>
          <w:rFonts w:ascii="Times New Roman" w:hAnsi="Times New Roman" w:cs="Times New Roman"/>
          <w:lang w:val="en-US"/>
        </w:rPr>
      </w:pPr>
      <w:r w:rsidRPr="00667960">
        <w:rPr>
          <w:rFonts w:ascii="Times New Roman" w:hAnsi="Times New Roman" w:cs="Times New Roman"/>
          <w:lang w:val="en-US"/>
        </w:rPr>
        <w:t>R</w:t>
      </w:r>
      <w:r w:rsidRPr="00667960">
        <w:rPr>
          <w:rFonts w:ascii="Times New Roman" w:hAnsi="Times New Roman" w:cs="Times New Roman"/>
        </w:rPr>
        <w:t>iêng</w:t>
      </w:r>
      <w:r w:rsidRPr="00667960">
        <w:rPr>
          <w:rFonts w:ascii="Times New Roman" w:hAnsi="Times New Roman" w:cs="Times New Roman"/>
          <w:lang w:val="en-US"/>
        </w:rPr>
        <w:t>_</w:t>
      </w:r>
      <w:r w:rsidRPr="00667960">
        <w:rPr>
          <w:rFonts w:ascii="Times New Roman" w:hAnsi="Times New Roman" w:cs="Times New Roman"/>
        </w:rPr>
        <w:t>tư</w:t>
      </w:r>
      <w:r w:rsidRPr="00667960">
        <w:rPr>
          <w:rFonts w:ascii="Times New Roman" w:hAnsi="Times New Roman" w:cs="Times New Roman"/>
          <w:lang w:val="en-US"/>
        </w:rPr>
        <w:t xml:space="preserve"> </w:t>
      </w:r>
      <w:r w:rsidRPr="00667960">
        <w:rPr>
          <w:rFonts w:ascii="Times New Roman" w:hAnsi="Times New Roman" w:cs="Times New Roman"/>
        </w:rPr>
        <w:t xml:space="preserve">cách </w:t>
      </w:r>
      <w:r w:rsidRPr="00667960">
        <w:rPr>
          <w:rFonts w:ascii="Times New Roman" w:hAnsi="Times New Roman" w:cs="Times New Roman"/>
          <w:lang w:val="en-US"/>
        </w:rPr>
        <w:t xml:space="preserve"> : 28.2</w:t>
      </w:r>
    </w:p>
    <w:p w14:paraId="020438D2" w14:textId="77777777" w:rsidR="001518E0" w:rsidRPr="00667960" w:rsidRDefault="001518E0" w:rsidP="00F05037">
      <w:pPr>
        <w:pStyle w:val="oancuaDanhsach"/>
        <w:numPr>
          <w:ilvl w:val="2"/>
          <w:numId w:val="10"/>
        </w:numPr>
        <w:rPr>
          <w:rFonts w:ascii="Times New Roman" w:hAnsi="Times New Roman" w:cs="Times New Roman"/>
          <w:lang w:val="en-US"/>
        </w:rPr>
      </w:pPr>
      <w:r w:rsidRPr="00667960">
        <w:rPr>
          <w:rFonts w:ascii="Times New Roman" w:hAnsi="Times New Roman" w:cs="Times New Roman"/>
          <w:lang w:val="en-US"/>
        </w:rPr>
        <w:t xml:space="preserve"> R</w:t>
      </w:r>
      <w:r w:rsidRPr="00667960">
        <w:rPr>
          <w:rFonts w:ascii="Times New Roman" w:hAnsi="Times New Roman" w:cs="Times New Roman"/>
        </w:rPr>
        <w:t>iêng tư</w:t>
      </w:r>
      <w:r w:rsidRPr="00667960">
        <w:rPr>
          <w:rFonts w:ascii="Times New Roman" w:hAnsi="Times New Roman" w:cs="Times New Roman"/>
          <w:lang w:val="en-US"/>
        </w:rPr>
        <w:t>_</w:t>
      </w:r>
      <w:r w:rsidRPr="00667960">
        <w:rPr>
          <w:rFonts w:ascii="Times New Roman" w:hAnsi="Times New Roman" w:cs="Times New Roman"/>
        </w:rPr>
        <w:t>cách</w:t>
      </w:r>
      <w:r w:rsidRPr="00667960">
        <w:rPr>
          <w:rFonts w:ascii="Times New Roman" w:hAnsi="Times New Roman" w:cs="Times New Roman"/>
          <w:lang w:val="en-US"/>
        </w:rPr>
        <w:t xml:space="preserve">  : 27.8</w:t>
      </w:r>
      <w:r w:rsidRPr="00667960">
        <w:rPr>
          <w:rFonts w:ascii="Times New Roman" w:hAnsi="Times New Roman" w:cs="Times New Roman"/>
          <w:lang w:val="en-US"/>
        </w:rPr>
        <w:tab/>
      </w:r>
    </w:p>
    <w:p w14:paraId="260848BA" w14:textId="41F39A12" w:rsidR="00A86489" w:rsidRPr="00667960" w:rsidRDefault="008D2176" w:rsidP="00F05037">
      <w:pPr>
        <w:pStyle w:val="oancuaDanhsach"/>
        <w:numPr>
          <w:ilvl w:val="0"/>
          <w:numId w:val="18"/>
        </w:numPr>
        <w:rPr>
          <w:rFonts w:ascii="Times New Roman" w:hAnsi="Times New Roman" w:cs="Times New Roman"/>
          <w:lang w:val="en-US"/>
        </w:rPr>
      </w:pPr>
      <w:r w:rsidRPr="00667960">
        <w:rPr>
          <w:rFonts w:ascii="Times New Roman" w:hAnsi="Times New Roman" w:cs="Times New Roman"/>
        </w:rPr>
        <w:t xml:space="preserve">Riêng tư_cách của anh đã không đủ rồi ! : là phương án chính xác  </w:t>
      </w:r>
    </w:p>
    <w:p w14:paraId="655CA372" w14:textId="6D0E5A5E" w:rsidR="00F032FF" w:rsidRPr="00667960" w:rsidRDefault="000D69FC" w:rsidP="00DF16B9">
      <w:pPr>
        <w:pStyle w:val="oancuaDanhsach"/>
        <w:numPr>
          <w:ilvl w:val="0"/>
          <w:numId w:val="13"/>
        </w:numPr>
        <w:rPr>
          <w:rFonts w:ascii="Times New Roman" w:hAnsi="Times New Roman" w:cs="Times New Roman"/>
          <w:lang w:val="en-US"/>
        </w:rPr>
      </w:pPr>
      <w:r w:rsidRPr="00667960">
        <w:rPr>
          <w:rFonts w:ascii="Times New Roman" w:hAnsi="Times New Roman" w:cs="Times New Roman"/>
          <w:lang w:val="en-US"/>
        </w:rPr>
        <w:t>Đối với các trường hợp in hoa, nhóm xét tương tự như ở phương pháp Maximum Matching</w:t>
      </w:r>
    </w:p>
    <w:p w14:paraId="6744FB0C" w14:textId="3BF227BB" w:rsidR="000952C8" w:rsidRPr="00667960" w:rsidRDefault="00950579" w:rsidP="00DF16B9">
      <w:pPr>
        <w:pStyle w:val="oancuaDanhsach"/>
        <w:numPr>
          <w:ilvl w:val="0"/>
          <w:numId w:val="13"/>
        </w:numPr>
        <w:jc w:val="left"/>
        <w:rPr>
          <w:rFonts w:ascii="Times New Roman" w:hAnsi="Times New Roman" w:cs="Times New Roman"/>
          <w:lang w:val="en-US"/>
        </w:rPr>
      </w:pPr>
      <w:r w:rsidRPr="00667960">
        <w:rPr>
          <w:rFonts w:ascii="Times New Roman" w:hAnsi="Times New Roman" w:cs="Times New Roman"/>
          <w:lang w:val="en-US"/>
        </w:rPr>
        <w:t>Tiếp theo nhóm lấy 30 câu ở bộ test đến tiến hành chạy thử</w:t>
      </w:r>
      <w:r w:rsidR="00D251CC" w:rsidRPr="00667960">
        <w:rPr>
          <w:rFonts w:ascii="Times New Roman" w:hAnsi="Times New Roman" w:cs="Times New Roman"/>
          <w:lang w:val="en-US"/>
        </w:rPr>
        <w:t xml:space="preserve"> </w:t>
      </w:r>
      <w:r w:rsidR="00850AB4" w:rsidRPr="00667960">
        <w:rPr>
          <w:rFonts w:ascii="Times New Roman" w:hAnsi="Times New Roman" w:cs="Times New Roman"/>
          <w:lang w:val="en-US"/>
        </w:rPr>
        <w:t>và lưu lại kết quả để sau này so sánh</w:t>
      </w:r>
    </w:p>
    <w:p w14:paraId="430D3894" w14:textId="29627452" w:rsidR="00E75359" w:rsidRPr="00667960" w:rsidRDefault="00E75359">
      <w:pPr>
        <w:pStyle w:val="u2"/>
        <w:rPr>
          <w:rFonts w:ascii="Times New Roman" w:hAnsi="Times New Roman" w:cs="Times New Roman"/>
          <w:lang w:val="en-US"/>
        </w:rPr>
      </w:pPr>
      <w:bookmarkStart w:id="17" w:name="_Toc93691802"/>
      <w:r w:rsidRPr="00667960">
        <w:rPr>
          <w:rFonts w:ascii="Times New Roman" w:hAnsi="Times New Roman" w:cs="Times New Roman"/>
          <w:lang w:val="en-US"/>
        </w:rPr>
        <w:t>Thư viện VnCoreNLP</w:t>
      </w:r>
      <w:bookmarkEnd w:id="17"/>
    </w:p>
    <w:p w14:paraId="6384758B" w14:textId="63283C5D" w:rsidR="00E75359" w:rsidRPr="00667960" w:rsidRDefault="00F244AF" w:rsidP="002E7A34">
      <w:pPr>
        <w:ind w:left="578"/>
        <w:rPr>
          <w:rFonts w:ascii="Times New Roman" w:hAnsi="Times New Roman" w:cs="Times New Roman"/>
          <w:lang w:val="en-US"/>
        </w:rPr>
      </w:pPr>
      <w:r w:rsidRPr="00667960">
        <w:rPr>
          <w:rFonts w:ascii="Times New Roman" w:hAnsi="Times New Roman" w:cs="Times New Roman"/>
          <w:lang w:val="en-US"/>
        </w:rPr>
        <w:t>VnCoreNLP là một pac</w:t>
      </w:r>
      <w:r w:rsidR="003952FE" w:rsidRPr="00667960">
        <w:rPr>
          <w:rFonts w:ascii="Times New Roman" w:hAnsi="Times New Roman" w:cs="Times New Roman"/>
          <w:lang w:val="en-US"/>
        </w:rPr>
        <w:t xml:space="preserve">kage NLP trong Tiếng Việt, hỗ trợ Tokenize và các tác vụ NLP khác. Trong đề tài này nhóm sử dụng VnCoreNLP để thực hiện tách từ, sau đấy so sánh kết quả với </w:t>
      </w:r>
      <w:r w:rsidR="00F90E6D" w:rsidRPr="00667960">
        <w:rPr>
          <w:rFonts w:ascii="Times New Roman" w:hAnsi="Times New Roman" w:cs="Times New Roman"/>
          <w:lang w:val="en-US"/>
        </w:rPr>
        <w:t>2 phương pháp tách từ nhóm đã làm ở trên</w:t>
      </w:r>
    </w:p>
    <w:p w14:paraId="0FB981A0" w14:textId="77777777" w:rsidR="00F106D9" w:rsidRPr="00667960" w:rsidRDefault="00F106D9" w:rsidP="002E7A34">
      <w:pPr>
        <w:ind w:left="578"/>
        <w:rPr>
          <w:rFonts w:ascii="Times New Roman" w:hAnsi="Times New Roman" w:cs="Times New Roman"/>
          <w:lang w:val="en-US"/>
        </w:rPr>
      </w:pPr>
    </w:p>
    <w:p w14:paraId="188A916B" w14:textId="451DF028" w:rsidR="004D1662" w:rsidRPr="00667960" w:rsidRDefault="002146F4" w:rsidP="004D1662">
      <w:pPr>
        <w:pStyle w:val="u2"/>
        <w:rPr>
          <w:rFonts w:ascii="Times New Roman" w:hAnsi="Times New Roman" w:cs="Times New Roman"/>
          <w:lang w:val="en-US"/>
        </w:rPr>
      </w:pPr>
      <w:bookmarkStart w:id="18" w:name="_Toc93691803"/>
      <w:r w:rsidRPr="00667960">
        <w:rPr>
          <w:rFonts w:ascii="Times New Roman" w:hAnsi="Times New Roman" w:cs="Times New Roman"/>
          <w:lang w:val="en-US"/>
        </w:rPr>
        <w:lastRenderedPageBreak/>
        <w:t>Kết quả và đánh giá</w:t>
      </w:r>
      <w:bookmarkEnd w:id="18"/>
    </w:p>
    <w:p w14:paraId="30C30E6A" w14:textId="49E7182B" w:rsidR="002146F4" w:rsidRPr="00667960" w:rsidRDefault="00AB3E92" w:rsidP="00846A6C">
      <w:pPr>
        <w:pStyle w:val="u3"/>
        <w:rPr>
          <w:rFonts w:ascii="Times New Roman" w:hAnsi="Times New Roman" w:cs="Times New Roman"/>
          <w:lang w:val="en-US"/>
        </w:rPr>
      </w:pPr>
      <w:bookmarkStart w:id="19" w:name="_Toc93691804"/>
      <w:r w:rsidRPr="00667960">
        <w:rPr>
          <w:rFonts w:ascii="Times New Roman" w:hAnsi="Times New Roman" w:cs="Times New Roman"/>
          <w:lang w:val="en-US"/>
        </w:rPr>
        <w:t>Phương pháp so sánh</w:t>
      </w:r>
      <w:bookmarkEnd w:id="19"/>
    </w:p>
    <w:p w14:paraId="6B4C320A" w14:textId="636DEDEE" w:rsidR="00CA7DEB" w:rsidRPr="00667960" w:rsidRDefault="00CA7DEB" w:rsidP="00C242D6">
      <w:pPr>
        <w:pStyle w:val="u4"/>
        <w:numPr>
          <w:ilvl w:val="0"/>
          <w:numId w:val="35"/>
        </w:numPr>
        <w:rPr>
          <w:rFonts w:ascii="Times New Roman" w:hAnsi="Times New Roman" w:cs="Times New Roman"/>
          <w:lang w:val="en-US"/>
        </w:rPr>
      </w:pPr>
      <w:r w:rsidRPr="00667960">
        <w:rPr>
          <w:rFonts w:ascii="Times New Roman" w:hAnsi="Times New Roman" w:cs="Times New Roman"/>
          <w:lang w:val="en-US"/>
        </w:rPr>
        <w:t>Độ đo sử dụng</w:t>
      </w:r>
    </w:p>
    <w:p w14:paraId="5B4953BD" w14:textId="532280AF" w:rsidR="006A1B30" w:rsidRPr="00667960" w:rsidRDefault="006A1B30" w:rsidP="00C242D6">
      <w:pPr>
        <w:ind w:left="720" w:firstLine="720"/>
        <w:rPr>
          <w:rFonts w:ascii="Times New Roman" w:hAnsi="Times New Roman" w:cs="Times New Roman"/>
          <w:lang w:val="en-US"/>
        </w:rPr>
      </w:pPr>
      <w:r w:rsidRPr="00667960">
        <w:rPr>
          <w:rFonts w:ascii="Times New Roman" w:hAnsi="Times New Roman" w:cs="Times New Roman"/>
          <w:lang w:val="en-US"/>
        </w:rPr>
        <w:t xml:space="preserve">Độ </w:t>
      </w:r>
      <w:r w:rsidR="00973727" w:rsidRPr="00667960">
        <w:rPr>
          <w:rFonts w:ascii="Times New Roman" w:hAnsi="Times New Roman" w:cs="Times New Roman"/>
          <w:lang w:val="en-US"/>
        </w:rPr>
        <w:t>chính xác Accuracy (P)</w:t>
      </w:r>
    </w:p>
    <w:p w14:paraId="07910ED3" w14:textId="1F183456" w:rsidR="00973727" w:rsidRPr="00667960" w:rsidRDefault="00973727" w:rsidP="006A1B30">
      <w:pPr>
        <w:ind w:left="720"/>
        <w:rPr>
          <w:rFonts w:ascii="Times New Roman" w:hAnsi="Times New Roman" w:cs="Times New Roman"/>
          <w:lang w:val="en-US"/>
        </w:rPr>
      </w:pPr>
      <w:r w:rsidRPr="00667960">
        <w:rPr>
          <w:rFonts w:ascii="Times New Roman" w:hAnsi="Times New Roman" w:cs="Times New Roman"/>
          <w:lang w:val="en-US"/>
        </w:rPr>
        <w:tab/>
      </w:r>
      <w:r w:rsidR="00C242D6" w:rsidRPr="00667960">
        <w:rPr>
          <w:rFonts w:ascii="Times New Roman" w:hAnsi="Times New Roman" w:cs="Times New Roman"/>
          <w:lang w:val="en-US"/>
        </w:rPr>
        <w:tab/>
      </w:r>
      <w:r w:rsidRPr="00667960">
        <w:rPr>
          <w:rFonts w:ascii="Times New Roman" w:hAnsi="Times New Roman" w:cs="Times New Roman"/>
          <w:lang w:val="en-US"/>
        </w:rPr>
        <w:tab/>
        <w:t>P = n/N</w:t>
      </w:r>
    </w:p>
    <w:p w14:paraId="3BA3B757" w14:textId="2F9751B7" w:rsidR="00973727" w:rsidRPr="00667960" w:rsidRDefault="00123A19" w:rsidP="00C242D6">
      <w:pPr>
        <w:ind w:left="720" w:firstLine="720"/>
        <w:rPr>
          <w:rFonts w:ascii="Times New Roman" w:hAnsi="Times New Roman" w:cs="Times New Roman"/>
          <w:lang w:val="en-US"/>
        </w:rPr>
      </w:pPr>
      <w:r w:rsidRPr="00667960">
        <w:rPr>
          <w:rFonts w:ascii="Times New Roman" w:hAnsi="Times New Roman" w:cs="Times New Roman"/>
          <w:lang w:val="en-US"/>
        </w:rPr>
        <w:t xml:space="preserve">Trong đó : </w:t>
      </w:r>
    </w:p>
    <w:p w14:paraId="7410E11C" w14:textId="370D8368" w:rsidR="00123A19" w:rsidRPr="00667960" w:rsidRDefault="00123A19" w:rsidP="00F05037">
      <w:pPr>
        <w:pStyle w:val="oancuaDanhsach"/>
        <w:numPr>
          <w:ilvl w:val="0"/>
          <w:numId w:val="8"/>
        </w:numPr>
        <w:rPr>
          <w:rFonts w:ascii="Times New Roman" w:hAnsi="Times New Roman" w:cs="Times New Roman"/>
          <w:lang w:val="en-US"/>
        </w:rPr>
      </w:pPr>
      <w:r w:rsidRPr="00667960">
        <w:rPr>
          <w:rFonts w:ascii="Times New Roman" w:hAnsi="Times New Roman" w:cs="Times New Roman"/>
          <w:lang w:val="en-US"/>
        </w:rPr>
        <w:t xml:space="preserve">n là </w:t>
      </w:r>
      <w:r w:rsidR="00B44908" w:rsidRPr="00667960">
        <w:rPr>
          <w:rFonts w:ascii="Times New Roman" w:hAnsi="Times New Roman" w:cs="Times New Roman"/>
          <w:lang w:val="en-US"/>
        </w:rPr>
        <w:t xml:space="preserve">số từ </w:t>
      </w:r>
      <w:r w:rsidR="003E016E" w:rsidRPr="00667960">
        <w:rPr>
          <w:rFonts w:ascii="Times New Roman" w:hAnsi="Times New Roman" w:cs="Times New Roman"/>
          <w:lang w:val="en-US"/>
        </w:rPr>
        <w:t>ghép</w:t>
      </w:r>
      <w:r w:rsidR="00B44908" w:rsidRPr="00667960">
        <w:rPr>
          <w:rFonts w:ascii="Times New Roman" w:hAnsi="Times New Roman" w:cs="Times New Roman"/>
          <w:lang w:val="en-US"/>
        </w:rPr>
        <w:t xml:space="preserve"> tách đúng </w:t>
      </w:r>
      <w:r w:rsidR="00C07DFC" w:rsidRPr="00667960">
        <w:rPr>
          <w:rFonts w:ascii="Times New Roman" w:hAnsi="Times New Roman" w:cs="Times New Roman"/>
          <w:lang w:val="en-US"/>
        </w:rPr>
        <w:t>của phương pháp so</w:t>
      </w:r>
      <w:r w:rsidR="00B44908" w:rsidRPr="00667960">
        <w:rPr>
          <w:rFonts w:ascii="Times New Roman" w:hAnsi="Times New Roman" w:cs="Times New Roman"/>
          <w:lang w:val="en-US"/>
        </w:rPr>
        <w:t xml:space="preserve"> với dữ liệu chuẩn</w:t>
      </w:r>
    </w:p>
    <w:p w14:paraId="2E563C22" w14:textId="0052A2FF" w:rsidR="00B965C6" w:rsidRPr="00667960" w:rsidRDefault="00B44908" w:rsidP="00F05037">
      <w:pPr>
        <w:pStyle w:val="oancuaDanhsach"/>
        <w:numPr>
          <w:ilvl w:val="0"/>
          <w:numId w:val="8"/>
        </w:numPr>
        <w:rPr>
          <w:ins w:id="20" w:author="{98A1A2D6-45B4-4622-B552-0B13FE0E683F}" w:date="2022-01-21T10:52:00Z"/>
          <w:rFonts w:ascii="Times New Roman" w:hAnsi="Times New Roman" w:cs="Times New Roman"/>
          <w:lang w:val="en-US"/>
        </w:rPr>
      </w:pPr>
      <w:r w:rsidRPr="00667960">
        <w:rPr>
          <w:rFonts w:ascii="Times New Roman" w:hAnsi="Times New Roman" w:cs="Times New Roman"/>
          <w:lang w:val="en-US"/>
        </w:rPr>
        <w:t xml:space="preserve">N là </w:t>
      </w:r>
      <w:r w:rsidR="005F0291" w:rsidRPr="00667960">
        <w:rPr>
          <w:rFonts w:ascii="Times New Roman" w:hAnsi="Times New Roman" w:cs="Times New Roman"/>
          <w:lang w:val="en-US"/>
        </w:rPr>
        <w:t xml:space="preserve">tổng </w:t>
      </w:r>
      <w:r w:rsidRPr="00667960">
        <w:rPr>
          <w:rFonts w:ascii="Times New Roman" w:hAnsi="Times New Roman" w:cs="Times New Roman"/>
          <w:lang w:val="en-US"/>
        </w:rPr>
        <w:t>số từ</w:t>
      </w:r>
      <w:r w:rsidR="000A6D37" w:rsidRPr="00667960">
        <w:rPr>
          <w:rFonts w:ascii="Times New Roman" w:hAnsi="Times New Roman" w:cs="Times New Roman"/>
          <w:lang w:val="en-US"/>
        </w:rPr>
        <w:t xml:space="preserve"> </w:t>
      </w:r>
      <w:r w:rsidR="003E016E" w:rsidRPr="00667960">
        <w:rPr>
          <w:rFonts w:ascii="Times New Roman" w:hAnsi="Times New Roman" w:cs="Times New Roman"/>
          <w:lang w:val="en-US"/>
        </w:rPr>
        <w:t>ghép có thể</w:t>
      </w:r>
      <w:r w:rsidR="000A6D37" w:rsidRPr="00667960">
        <w:rPr>
          <w:rFonts w:ascii="Times New Roman" w:hAnsi="Times New Roman" w:cs="Times New Roman"/>
          <w:lang w:val="en-US"/>
        </w:rPr>
        <w:t xml:space="preserve"> tách của </w:t>
      </w:r>
      <w:r w:rsidR="003E016E" w:rsidRPr="00667960">
        <w:rPr>
          <w:rFonts w:ascii="Times New Roman" w:hAnsi="Times New Roman" w:cs="Times New Roman"/>
          <w:lang w:val="en-US"/>
        </w:rPr>
        <w:t>bộ Test_gold</w:t>
      </w:r>
    </w:p>
    <w:p w14:paraId="2197735F" w14:textId="7C76BFE1" w:rsidR="00CA7DEB" w:rsidRPr="00667960" w:rsidRDefault="00E00201" w:rsidP="00AB551B">
      <w:pPr>
        <w:pStyle w:val="u4"/>
        <w:numPr>
          <w:ilvl w:val="0"/>
          <w:numId w:val="35"/>
        </w:numPr>
        <w:rPr>
          <w:rFonts w:ascii="Times New Roman" w:hAnsi="Times New Roman" w:cs="Times New Roman"/>
          <w:lang w:val="en-US"/>
        </w:rPr>
      </w:pPr>
      <w:r w:rsidRPr="00667960">
        <w:rPr>
          <w:rFonts w:ascii="Times New Roman" w:hAnsi="Times New Roman" w:cs="Times New Roman"/>
          <w:lang w:val="en-US"/>
        </w:rPr>
        <w:t>Các bước</w:t>
      </w:r>
      <w:r w:rsidR="00C87E45" w:rsidRPr="00667960">
        <w:rPr>
          <w:rFonts w:ascii="Times New Roman" w:hAnsi="Times New Roman" w:cs="Times New Roman"/>
          <w:lang w:val="en-US"/>
        </w:rPr>
        <w:t xml:space="preserve"> </w:t>
      </w:r>
      <w:r w:rsidR="00EA7FD7" w:rsidRPr="00667960">
        <w:rPr>
          <w:rFonts w:ascii="Times New Roman" w:hAnsi="Times New Roman" w:cs="Times New Roman"/>
          <w:lang w:val="en-US"/>
        </w:rPr>
        <w:t>so sánh</w:t>
      </w:r>
    </w:p>
    <w:p w14:paraId="79D86F26" w14:textId="3B4A4A4E" w:rsidR="009A6036" w:rsidRPr="00667960" w:rsidRDefault="009A6036" w:rsidP="009838B2">
      <w:pPr>
        <w:ind w:left="1440"/>
        <w:rPr>
          <w:rFonts w:ascii="Times New Roman" w:hAnsi="Times New Roman" w:cs="Times New Roman"/>
          <w:lang w:val="en-US"/>
        </w:rPr>
      </w:pPr>
      <w:r w:rsidRPr="00667960">
        <w:rPr>
          <w:rFonts w:ascii="Times New Roman" w:hAnsi="Times New Roman" w:cs="Times New Roman"/>
          <w:b/>
          <w:sz w:val="28"/>
          <w:szCs w:val="28"/>
          <w:lang w:val="en-US"/>
        </w:rPr>
        <w:t>Bước 1</w:t>
      </w:r>
      <w:r w:rsidRPr="00667960">
        <w:rPr>
          <w:rFonts w:ascii="Times New Roman" w:hAnsi="Times New Roman" w:cs="Times New Roman"/>
          <w:lang w:val="en-US"/>
        </w:rPr>
        <w:t>: Lấy kết quả tách từ</w:t>
      </w:r>
      <w:r w:rsidR="00F06C53" w:rsidRPr="00667960">
        <w:rPr>
          <w:rFonts w:ascii="Times New Roman" w:hAnsi="Times New Roman" w:cs="Times New Roman"/>
          <w:lang w:val="en-US"/>
        </w:rPr>
        <w:t xml:space="preserve"> 30 câu bộ Test</w:t>
      </w:r>
      <w:r w:rsidRPr="00667960">
        <w:rPr>
          <w:rFonts w:ascii="Times New Roman" w:hAnsi="Times New Roman" w:cs="Times New Roman"/>
          <w:lang w:val="en-US"/>
        </w:rPr>
        <w:t xml:space="preserve"> của 3 phương pháp: MXM, WFST, VncoreNLP. Và bộ </w:t>
      </w:r>
      <w:r w:rsidR="00F06C53" w:rsidRPr="00667960">
        <w:rPr>
          <w:rFonts w:ascii="Times New Roman" w:hAnsi="Times New Roman" w:cs="Times New Roman"/>
          <w:lang w:val="en-US"/>
        </w:rPr>
        <w:t xml:space="preserve">30 câu </w:t>
      </w:r>
      <w:r w:rsidR="00761DDE" w:rsidRPr="00667960">
        <w:rPr>
          <w:rFonts w:ascii="Times New Roman" w:hAnsi="Times New Roman" w:cs="Times New Roman"/>
          <w:lang w:val="en-US"/>
        </w:rPr>
        <w:t>tách tay chuẩn Test_gold</w:t>
      </w:r>
    </w:p>
    <w:p w14:paraId="5BE14829" w14:textId="20EC2BCA" w:rsidR="00A14654" w:rsidRPr="00667960" w:rsidRDefault="00A14654" w:rsidP="009838B2">
      <w:pPr>
        <w:ind w:left="720" w:firstLine="720"/>
        <w:rPr>
          <w:rFonts w:ascii="Times New Roman" w:hAnsi="Times New Roman" w:cs="Times New Roman"/>
          <w:lang w:val="en-US"/>
        </w:rPr>
      </w:pPr>
      <w:r w:rsidRPr="00667960">
        <w:rPr>
          <w:rFonts w:ascii="Times New Roman" w:hAnsi="Times New Roman" w:cs="Times New Roman"/>
          <w:b/>
          <w:sz w:val="28"/>
          <w:szCs w:val="28"/>
          <w:lang w:val="en-US"/>
        </w:rPr>
        <w:t>Bước 2</w:t>
      </w:r>
      <w:r w:rsidRPr="00667960">
        <w:rPr>
          <w:rFonts w:ascii="Times New Roman" w:hAnsi="Times New Roman" w:cs="Times New Roman"/>
          <w:lang w:val="en-US"/>
        </w:rPr>
        <w:t>:  Đối với mỗi kết quả, phân tách câu thành các từ riêng biệt:</w:t>
      </w:r>
    </w:p>
    <w:p w14:paraId="53BCA505" w14:textId="35B2E66B" w:rsidR="00A14654" w:rsidRPr="00667960" w:rsidRDefault="00A14654" w:rsidP="00A14654">
      <w:pPr>
        <w:rPr>
          <w:rFonts w:ascii="Times New Roman" w:hAnsi="Times New Roman" w:cs="Times New Roman"/>
          <w:lang w:val="en-US"/>
        </w:rPr>
      </w:pPr>
      <w:r w:rsidRPr="00667960">
        <w:rPr>
          <w:rFonts w:ascii="Times New Roman" w:hAnsi="Times New Roman" w:cs="Times New Roman"/>
          <w:lang w:val="en-US"/>
        </w:rPr>
        <w:tab/>
      </w:r>
      <w:r w:rsidR="00AB551B" w:rsidRPr="00667960">
        <w:rPr>
          <w:rFonts w:ascii="Times New Roman" w:hAnsi="Times New Roman" w:cs="Times New Roman"/>
          <w:lang w:val="en-US"/>
        </w:rPr>
        <w:tab/>
      </w:r>
      <w:r w:rsidR="009838B2" w:rsidRPr="00667960">
        <w:rPr>
          <w:rFonts w:ascii="Times New Roman" w:hAnsi="Times New Roman" w:cs="Times New Roman"/>
          <w:lang w:val="en-US"/>
        </w:rPr>
        <w:t>-</w:t>
      </w:r>
      <w:r w:rsidRPr="00667960">
        <w:rPr>
          <w:rFonts w:ascii="Times New Roman" w:hAnsi="Times New Roman" w:cs="Times New Roman"/>
          <w:b/>
          <w:bCs/>
          <w:i/>
          <w:iCs/>
          <w:lang w:val="en-US"/>
        </w:rPr>
        <w:t>Ví dụ</w:t>
      </w:r>
      <w:r w:rsidRPr="00667960">
        <w:rPr>
          <w:rFonts w:ascii="Times New Roman" w:hAnsi="Times New Roman" w:cs="Times New Roman"/>
          <w:lang w:val="en-US"/>
        </w:rPr>
        <w:t>:</w:t>
      </w:r>
    </w:p>
    <w:p w14:paraId="6C9A4633" w14:textId="60331631" w:rsidR="00A14654" w:rsidRPr="00667960" w:rsidRDefault="00A14654" w:rsidP="009838B2">
      <w:pPr>
        <w:ind w:left="1440"/>
        <w:rPr>
          <w:rFonts w:ascii="Times New Roman" w:hAnsi="Times New Roman" w:cs="Times New Roman"/>
          <w:lang w:val="en-US"/>
        </w:rPr>
      </w:pPr>
      <w:r w:rsidRPr="00667960">
        <w:rPr>
          <w:rFonts w:ascii="Times New Roman" w:hAnsi="Times New Roman" w:cs="Times New Roman"/>
        </w:rPr>
        <w:t>['Tôi', ' khuyên', 'giáo', '</w:t>
      </w:r>
      <w:r w:rsidRPr="00667960">
        <w:rPr>
          <w:rFonts w:ascii="Times New Roman" w:hAnsi="Times New Roman" w:cs="Times New Roman"/>
          <w:lang w:val="en-US"/>
        </w:rPr>
        <w:t>_</w:t>
      </w:r>
      <w:r w:rsidRPr="00667960">
        <w:rPr>
          <w:rFonts w:ascii="Times New Roman" w:hAnsi="Times New Roman" w:cs="Times New Roman"/>
        </w:rPr>
        <w:t>sư', ' thay', '_đổi', ' cách', ' nghĩ', ' của', ' mình', ' về', ' vấn', '_đề', ' này’]</w:t>
      </w:r>
      <w:r w:rsidRPr="00667960">
        <w:rPr>
          <w:rFonts w:ascii="Times New Roman" w:hAnsi="Times New Roman" w:cs="Times New Roman"/>
          <w:lang w:val="en-US"/>
        </w:rPr>
        <w:t xml:space="preserve"> – Test_gold</w:t>
      </w:r>
    </w:p>
    <w:p w14:paraId="758415A6" w14:textId="6C4F5D75" w:rsidR="00A14654" w:rsidRPr="00667960" w:rsidRDefault="00A14654" w:rsidP="009838B2">
      <w:pPr>
        <w:ind w:left="1440"/>
        <w:rPr>
          <w:rFonts w:ascii="Times New Roman" w:hAnsi="Times New Roman" w:cs="Times New Roman"/>
          <w:lang w:val="en-US"/>
        </w:rPr>
      </w:pPr>
      <w:r w:rsidRPr="00667960">
        <w:rPr>
          <w:rFonts w:ascii="Times New Roman" w:hAnsi="Times New Roman" w:cs="Times New Roman"/>
        </w:rPr>
        <w:t>['Tôi', ' khuyên', ‘</w:t>
      </w:r>
      <w:r w:rsidR="00EA18D2" w:rsidRPr="00667960">
        <w:rPr>
          <w:rFonts w:ascii="Times New Roman" w:hAnsi="Times New Roman" w:cs="Times New Roman"/>
          <w:lang w:val="en-US"/>
        </w:rPr>
        <w:t>_</w:t>
      </w:r>
      <w:r w:rsidRPr="00667960">
        <w:rPr>
          <w:rFonts w:ascii="Times New Roman" w:hAnsi="Times New Roman" w:cs="Times New Roman"/>
        </w:rPr>
        <w:t>giáo', ‘sư', ' thay', '_đổi', ' cách', ' nghĩ', ' của', ' mình', ' về', ' vấn', '_đề', ' này’]</w:t>
      </w:r>
      <w:r w:rsidRPr="00667960">
        <w:rPr>
          <w:rFonts w:ascii="Times New Roman" w:hAnsi="Times New Roman" w:cs="Times New Roman"/>
          <w:lang w:val="en-US"/>
        </w:rPr>
        <w:t xml:space="preserve"> – Maximum Matching</w:t>
      </w:r>
    </w:p>
    <w:p w14:paraId="38A14AE9" w14:textId="3DB75E7B" w:rsidR="00AE2C44" w:rsidRPr="00667960" w:rsidRDefault="00AE2C44" w:rsidP="009838B2">
      <w:pPr>
        <w:ind w:left="1440"/>
        <w:rPr>
          <w:rFonts w:ascii="Times New Roman" w:hAnsi="Times New Roman" w:cs="Times New Roman"/>
          <w:lang w:val="en-US"/>
        </w:rPr>
      </w:pPr>
      <w:r w:rsidRPr="00667960">
        <w:rPr>
          <w:rFonts w:ascii="Times New Roman" w:hAnsi="Times New Roman" w:cs="Times New Roman"/>
          <w:b/>
          <w:sz w:val="28"/>
          <w:szCs w:val="28"/>
          <w:lang w:val="en-US"/>
        </w:rPr>
        <w:t>Bước 3</w:t>
      </w:r>
      <w:r w:rsidRPr="00667960">
        <w:rPr>
          <w:rFonts w:ascii="Times New Roman" w:hAnsi="Times New Roman" w:cs="Times New Roman"/>
          <w:lang w:val="en-US"/>
        </w:rPr>
        <w:t xml:space="preserve">: Chạy theo index trên bộ gold, nếu phát hiện dấu </w:t>
      </w:r>
      <w:r w:rsidR="004D4F19" w:rsidRPr="00667960">
        <w:rPr>
          <w:rFonts w:ascii="Times New Roman" w:hAnsi="Times New Roman" w:cs="Times New Roman"/>
          <w:lang w:val="en-US"/>
        </w:rPr>
        <w:t>‘</w:t>
      </w:r>
      <w:r w:rsidRPr="00667960">
        <w:rPr>
          <w:rFonts w:ascii="Times New Roman" w:hAnsi="Times New Roman" w:cs="Times New Roman"/>
          <w:lang w:val="en-US"/>
        </w:rPr>
        <w:t>_</w:t>
      </w:r>
      <w:r w:rsidR="004D4F19" w:rsidRPr="00667960">
        <w:rPr>
          <w:rFonts w:ascii="Times New Roman" w:hAnsi="Times New Roman" w:cs="Times New Roman"/>
          <w:lang w:val="en-US"/>
        </w:rPr>
        <w:t>’</w:t>
      </w:r>
      <w:r w:rsidRPr="00667960">
        <w:rPr>
          <w:rFonts w:ascii="Times New Roman" w:hAnsi="Times New Roman" w:cs="Times New Roman"/>
          <w:lang w:val="en-US"/>
        </w:rPr>
        <w:t xml:space="preserve"> trước từ thì từ trước đó và từ tại vị trí index là 1 từ ghép, kiểm tra các từ sau nếu có _ thì cùng là 1 từ ghép.</w:t>
      </w:r>
    </w:p>
    <w:p w14:paraId="01CE8F71" w14:textId="519054F4" w:rsidR="00FC146E" w:rsidRPr="00667960" w:rsidRDefault="009701C0" w:rsidP="009701C0">
      <w:pPr>
        <w:ind w:left="1440"/>
        <w:rPr>
          <w:rFonts w:ascii="Times New Roman" w:hAnsi="Times New Roman" w:cs="Times New Roman"/>
          <w:lang w:val="en-US"/>
        </w:rPr>
      </w:pPr>
      <w:r w:rsidRPr="00667960">
        <w:rPr>
          <w:rFonts w:ascii="Times New Roman" w:hAnsi="Times New Roman" w:cs="Times New Roman"/>
          <w:lang w:val="en-US"/>
        </w:rPr>
        <w:t>-</w:t>
      </w:r>
      <w:r w:rsidR="00FC146E" w:rsidRPr="00667960">
        <w:rPr>
          <w:rFonts w:ascii="Times New Roman" w:hAnsi="Times New Roman" w:cs="Times New Roman"/>
          <w:lang w:val="en-US"/>
        </w:rPr>
        <w:t xml:space="preserve">Trong trường hợp trên, </w:t>
      </w:r>
      <w:r w:rsidR="004B49A3" w:rsidRPr="00667960">
        <w:rPr>
          <w:rFonts w:ascii="Times New Roman" w:hAnsi="Times New Roman" w:cs="Times New Roman"/>
          <w:lang w:val="en-US"/>
        </w:rPr>
        <w:t xml:space="preserve">trong bộ Test_gold, vì phát hiện dấu ‘_’ trước từ </w:t>
      </w:r>
      <w:r w:rsidR="006014A2" w:rsidRPr="00667960">
        <w:rPr>
          <w:rFonts w:ascii="Times New Roman" w:hAnsi="Times New Roman" w:cs="Times New Roman"/>
          <w:lang w:val="en-US"/>
        </w:rPr>
        <w:t>‘</w:t>
      </w:r>
      <w:r w:rsidR="004B49A3" w:rsidRPr="00667960">
        <w:rPr>
          <w:rFonts w:ascii="Times New Roman" w:hAnsi="Times New Roman" w:cs="Times New Roman"/>
          <w:lang w:val="en-US"/>
        </w:rPr>
        <w:t>sư</w:t>
      </w:r>
      <w:r w:rsidR="006014A2" w:rsidRPr="00667960">
        <w:rPr>
          <w:rFonts w:ascii="Times New Roman" w:hAnsi="Times New Roman" w:cs="Times New Roman"/>
          <w:lang w:val="en-US"/>
        </w:rPr>
        <w:t>’</w:t>
      </w:r>
      <w:r w:rsidR="004B49A3" w:rsidRPr="00667960">
        <w:rPr>
          <w:rFonts w:ascii="Times New Roman" w:hAnsi="Times New Roman" w:cs="Times New Roman"/>
          <w:lang w:val="en-US"/>
        </w:rPr>
        <w:t xml:space="preserve"> n</w:t>
      </w:r>
      <w:r w:rsidR="006014A2" w:rsidRPr="00667960">
        <w:rPr>
          <w:rFonts w:ascii="Times New Roman" w:hAnsi="Times New Roman" w:cs="Times New Roman"/>
          <w:lang w:val="en-US"/>
        </w:rPr>
        <w:t>ê</w:t>
      </w:r>
      <w:r w:rsidR="004B49A3" w:rsidRPr="00667960">
        <w:rPr>
          <w:rFonts w:ascii="Times New Roman" w:hAnsi="Times New Roman" w:cs="Times New Roman"/>
          <w:lang w:val="en-US"/>
        </w:rPr>
        <w:t>n giáo sư là một từ ghép</w:t>
      </w:r>
      <w:r w:rsidR="00322660" w:rsidRPr="00667960">
        <w:rPr>
          <w:rFonts w:ascii="Times New Roman" w:hAnsi="Times New Roman" w:cs="Times New Roman"/>
          <w:lang w:val="en-US"/>
        </w:rPr>
        <w:t>, index = 2 và length = 2</w:t>
      </w:r>
    </w:p>
    <w:p w14:paraId="7E93C9A5" w14:textId="27053318" w:rsidR="001545C7" w:rsidRPr="00667960" w:rsidRDefault="00207EBB" w:rsidP="00584903">
      <w:pPr>
        <w:ind w:left="1440"/>
        <w:rPr>
          <w:rFonts w:ascii="Times New Roman" w:hAnsi="Times New Roman" w:cs="Times New Roman"/>
          <w:lang w:val="en-US"/>
        </w:rPr>
      </w:pPr>
      <w:r w:rsidRPr="00667960">
        <w:rPr>
          <w:rFonts w:ascii="Times New Roman" w:hAnsi="Times New Roman" w:cs="Times New Roman"/>
          <w:b/>
          <w:sz w:val="28"/>
          <w:szCs w:val="28"/>
          <w:lang w:val="en-US"/>
        </w:rPr>
        <w:t>Bước 4</w:t>
      </w:r>
      <w:r w:rsidRPr="00667960">
        <w:rPr>
          <w:rFonts w:ascii="Times New Roman" w:hAnsi="Times New Roman" w:cs="Times New Roman"/>
          <w:lang w:val="en-US"/>
        </w:rPr>
        <w:t>:</w:t>
      </w:r>
      <w:r w:rsidR="001545C7" w:rsidRPr="00667960">
        <w:rPr>
          <w:rFonts w:ascii="Times New Roman" w:hAnsi="Times New Roman" w:cs="Times New Roman"/>
          <w:lang w:val="en-US"/>
        </w:rPr>
        <w:t xml:space="preserve"> Chạy theo index và length trên các phương pháp tách từ, nếu giống với bộ </w:t>
      </w:r>
      <w:r w:rsidR="00E554BA" w:rsidRPr="00667960">
        <w:rPr>
          <w:rFonts w:ascii="Times New Roman" w:hAnsi="Times New Roman" w:cs="Times New Roman"/>
          <w:lang w:val="en-US"/>
        </w:rPr>
        <w:t>Test_</w:t>
      </w:r>
      <w:r w:rsidR="001545C7" w:rsidRPr="00667960">
        <w:rPr>
          <w:rFonts w:ascii="Times New Roman" w:hAnsi="Times New Roman" w:cs="Times New Roman"/>
          <w:lang w:val="en-US"/>
        </w:rPr>
        <w:t>gold thì là tách đúng</w:t>
      </w:r>
      <w:r w:rsidR="00AD6292" w:rsidRPr="00667960">
        <w:rPr>
          <w:rFonts w:ascii="Times New Roman" w:hAnsi="Times New Roman" w:cs="Times New Roman"/>
          <w:lang w:val="en-US"/>
        </w:rPr>
        <w:t xml:space="preserve">, </w:t>
      </w:r>
      <w:r w:rsidR="0012358F" w:rsidRPr="00667960">
        <w:rPr>
          <w:rFonts w:ascii="Times New Roman" w:hAnsi="Times New Roman" w:cs="Times New Roman"/>
          <w:lang w:val="en-US"/>
        </w:rPr>
        <w:t xml:space="preserve">tăng </w:t>
      </w:r>
      <w:r w:rsidR="005B7059" w:rsidRPr="00667960">
        <w:rPr>
          <w:rFonts w:ascii="Times New Roman" w:hAnsi="Times New Roman" w:cs="Times New Roman"/>
          <w:lang w:val="en-US"/>
        </w:rPr>
        <w:t xml:space="preserve">số từ tách đúng </w:t>
      </w:r>
      <w:r w:rsidR="0012358F" w:rsidRPr="00667960">
        <w:rPr>
          <w:rFonts w:ascii="Times New Roman" w:hAnsi="Times New Roman" w:cs="Times New Roman"/>
          <w:lang w:val="en-US"/>
        </w:rPr>
        <w:t xml:space="preserve">lên </w:t>
      </w:r>
      <w:r w:rsidR="005B7059" w:rsidRPr="00667960">
        <w:rPr>
          <w:rFonts w:ascii="Times New Roman" w:hAnsi="Times New Roman" w:cs="Times New Roman"/>
          <w:lang w:val="en-US"/>
        </w:rPr>
        <w:t>1</w:t>
      </w:r>
    </w:p>
    <w:p w14:paraId="047724A4" w14:textId="348D27E5" w:rsidR="001545C7" w:rsidRPr="00667960" w:rsidRDefault="00584903" w:rsidP="00584903">
      <w:pPr>
        <w:ind w:left="1440"/>
        <w:rPr>
          <w:rFonts w:ascii="Times New Roman" w:hAnsi="Times New Roman" w:cs="Times New Roman"/>
          <w:lang w:val="en-US"/>
        </w:rPr>
      </w:pPr>
      <w:r w:rsidRPr="00667960">
        <w:rPr>
          <w:rFonts w:ascii="Times New Roman" w:hAnsi="Times New Roman" w:cs="Times New Roman"/>
          <w:lang w:val="en-US"/>
        </w:rPr>
        <w:t>-</w:t>
      </w:r>
      <w:r w:rsidR="001545C7" w:rsidRPr="00667960">
        <w:rPr>
          <w:rFonts w:ascii="Times New Roman" w:hAnsi="Times New Roman" w:cs="Times New Roman"/>
          <w:lang w:val="en-US"/>
        </w:rPr>
        <w:t xml:space="preserve">Trong trường hợp </w:t>
      </w:r>
      <w:r w:rsidR="00E554BA" w:rsidRPr="00667960">
        <w:rPr>
          <w:rFonts w:ascii="Times New Roman" w:hAnsi="Times New Roman" w:cs="Times New Roman"/>
          <w:lang w:val="en-US"/>
        </w:rPr>
        <w:t xml:space="preserve">trên tại index=2 </w:t>
      </w:r>
      <w:r w:rsidR="00A36245" w:rsidRPr="00667960">
        <w:rPr>
          <w:rFonts w:ascii="Times New Roman" w:hAnsi="Times New Roman" w:cs="Times New Roman"/>
          <w:lang w:val="en-US"/>
        </w:rPr>
        <w:t xml:space="preserve">và length =2 </w:t>
      </w:r>
      <w:r w:rsidR="00E554BA" w:rsidRPr="00667960">
        <w:rPr>
          <w:rFonts w:ascii="Times New Roman" w:hAnsi="Times New Roman" w:cs="Times New Roman"/>
          <w:lang w:val="en-US"/>
        </w:rPr>
        <w:t xml:space="preserve"> từ ‘_giáo’</w:t>
      </w:r>
      <w:r w:rsidR="00A36245" w:rsidRPr="00667960">
        <w:rPr>
          <w:rFonts w:ascii="Times New Roman" w:hAnsi="Times New Roman" w:cs="Times New Roman"/>
          <w:lang w:val="en-US"/>
        </w:rPr>
        <w:t>, ’sư’</w:t>
      </w:r>
      <w:r w:rsidR="00E554BA" w:rsidRPr="00667960">
        <w:rPr>
          <w:rFonts w:ascii="Times New Roman" w:hAnsi="Times New Roman" w:cs="Times New Roman"/>
          <w:lang w:val="en-US"/>
        </w:rPr>
        <w:t xml:space="preserve"> trong bộ </w:t>
      </w:r>
      <w:r w:rsidR="002C114D" w:rsidRPr="00667960">
        <w:rPr>
          <w:rFonts w:ascii="Times New Roman" w:hAnsi="Times New Roman" w:cs="Times New Roman"/>
          <w:lang w:val="en-US"/>
        </w:rPr>
        <w:t>MXM</w:t>
      </w:r>
      <w:r w:rsidR="00E554BA" w:rsidRPr="00667960">
        <w:rPr>
          <w:rFonts w:ascii="Times New Roman" w:hAnsi="Times New Roman" w:cs="Times New Roman"/>
          <w:lang w:val="en-US"/>
        </w:rPr>
        <w:t xml:space="preserve"> khác so với từ ‘</w:t>
      </w:r>
      <w:r w:rsidR="002C114D" w:rsidRPr="00667960">
        <w:rPr>
          <w:rFonts w:ascii="Times New Roman" w:hAnsi="Times New Roman" w:cs="Times New Roman"/>
          <w:lang w:val="en-US"/>
        </w:rPr>
        <w:t>giáo’</w:t>
      </w:r>
      <w:r w:rsidR="00041F54" w:rsidRPr="00667960">
        <w:rPr>
          <w:rFonts w:ascii="Times New Roman" w:hAnsi="Times New Roman" w:cs="Times New Roman"/>
          <w:lang w:val="en-US"/>
        </w:rPr>
        <w:t>, ‘_sư’</w:t>
      </w:r>
      <w:r w:rsidR="002C114D" w:rsidRPr="00667960">
        <w:rPr>
          <w:rFonts w:ascii="Times New Roman" w:hAnsi="Times New Roman" w:cs="Times New Roman"/>
          <w:lang w:val="en-US"/>
        </w:rPr>
        <w:t xml:space="preserve"> trong bộ Test_gold nến cách tách này là sai.</w:t>
      </w:r>
    </w:p>
    <w:p w14:paraId="625A92AB" w14:textId="7A1078A0" w:rsidR="00850AB4" w:rsidRPr="00667960" w:rsidRDefault="00A36245" w:rsidP="00584903">
      <w:pPr>
        <w:ind w:left="720" w:firstLine="720"/>
        <w:rPr>
          <w:rFonts w:ascii="Times New Roman" w:hAnsi="Times New Roman" w:cs="Times New Roman"/>
          <w:lang w:val="en-US"/>
        </w:rPr>
      </w:pPr>
      <w:r w:rsidRPr="00667960">
        <w:rPr>
          <w:rFonts w:ascii="Times New Roman" w:hAnsi="Times New Roman" w:cs="Times New Roman"/>
          <w:b/>
          <w:sz w:val="28"/>
          <w:szCs w:val="28"/>
          <w:lang w:val="en-US"/>
        </w:rPr>
        <w:lastRenderedPageBreak/>
        <w:t>Bước 5</w:t>
      </w:r>
      <w:r w:rsidRPr="00667960">
        <w:rPr>
          <w:rFonts w:ascii="Times New Roman" w:hAnsi="Times New Roman" w:cs="Times New Roman"/>
          <w:lang w:val="en-US"/>
        </w:rPr>
        <w:t>:</w:t>
      </w:r>
      <w:r w:rsidR="005A62A6" w:rsidRPr="00667960">
        <w:rPr>
          <w:rFonts w:ascii="Times New Roman" w:hAnsi="Times New Roman" w:cs="Times New Roman"/>
          <w:lang w:val="en-US"/>
        </w:rPr>
        <w:t xml:space="preserve"> </w:t>
      </w:r>
      <w:r w:rsidR="005A62A6" w:rsidRPr="00667960">
        <w:rPr>
          <w:rFonts w:ascii="Times New Roman" w:hAnsi="Times New Roman" w:cs="Times New Roman"/>
        </w:rPr>
        <w:t xml:space="preserve">Chạy trên tất cả các câu và thực hiện tính độ đo accuracy </w:t>
      </w:r>
      <w:r w:rsidR="00C07DFC" w:rsidRPr="00667960">
        <w:rPr>
          <w:rFonts w:ascii="Times New Roman" w:hAnsi="Times New Roman" w:cs="Times New Roman"/>
          <w:lang w:val="en-US"/>
        </w:rPr>
        <w:t>=n/N</w:t>
      </w:r>
    </w:p>
    <w:p w14:paraId="133F9866" w14:textId="5E537649" w:rsidR="00584903" w:rsidRPr="00667960" w:rsidRDefault="00584903" w:rsidP="00584903">
      <w:pPr>
        <w:ind w:left="1440"/>
        <w:rPr>
          <w:rFonts w:ascii="Times New Roman" w:hAnsi="Times New Roman" w:cs="Times New Roman"/>
          <w:lang w:val="en-US"/>
        </w:rPr>
      </w:pPr>
      <w:r w:rsidRPr="00667960">
        <w:rPr>
          <w:rFonts w:ascii="Times New Roman" w:hAnsi="Times New Roman" w:cs="Times New Roman"/>
          <w:b/>
          <w:lang w:val="en-US"/>
        </w:rPr>
        <w:t>-</w:t>
      </w:r>
      <w:r w:rsidR="00C07DFC" w:rsidRPr="00667960">
        <w:rPr>
          <w:rFonts w:ascii="Times New Roman" w:hAnsi="Times New Roman" w:cs="Times New Roman"/>
          <w:b/>
          <w:i/>
          <w:iCs/>
          <w:lang w:val="en-US"/>
        </w:rPr>
        <w:t>Ví dụ</w:t>
      </w:r>
      <w:r w:rsidR="00C07DFC" w:rsidRPr="00667960">
        <w:rPr>
          <w:rFonts w:ascii="Times New Roman" w:hAnsi="Times New Roman" w:cs="Times New Roman"/>
          <w:lang w:val="en-US"/>
        </w:rPr>
        <w:t xml:space="preserve">: </w:t>
      </w:r>
    </w:p>
    <w:p w14:paraId="3F233A06" w14:textId="74D10F29" w:rsidR="00C07DFC" w:rsidRPr="00667960" w:rsidRDefault="00C07DFC" w:rsidP="00584903">
      <w:pPr>
        <w:ind w:left="1440"/>
        <w:rPr>
          <w:rFonts w:ascii="Times New Roman" w:hAnsi="Times New Roman" w:cs="Times New Roman"/>
          <w:lang w:val="en-US"/>
        </w:rPr>
      </w:pPr>
      <w:r w:rsidRPr="00667960">
        <w:rPr>
          <w:rFonts w:ascii="Times New Roman" w:hAnsi="Times New Roman" w:cs="Times New Roman"/>
          <w:lang w:val="en-US"/>
        </w:rPr>
        <w:t xml:space="preserve"> </w:t>
      </w:r>
      <w:r w:rsidRPr="00667960">
        <w:rPr>
          <w:rFonts w:ascii="Times New Roman" w:hAnsi="Times New Roman" w:cs="Times New Roman"/>
          <w:i/>
          <w:lang w:val="en-US"/>
        </w:rPr>
        <w:t>Tôi khuyên giáo_sư thay_đổi cách nghĩ của mình về vấn_để này</w:t>
      </w:r>
      <w:r w:rsidRPr="00667960">
        <w:rPr>
          <w:rFonts w:ascii="Times New Roman" w:hAnsi="Times New Roman" w:cs="Times New Roman"/>
          <w:lang w:val="en-US"/>
        </w:rPr>
        <w:t xml:space="preserve"> </w:t>
      </w:r>
      <w:r w:rsidR="00C77C92" w:rsidRPr="00667960">
        <w:rPr>
          <w:rFonts w:ascii="Times New Roman" w:hAnsi="Times New Roman" w:cs="Times New Roman"/>
          <w:lang w:val="en-US"/>
        </w:rPr>
        <w:t>(</w:t>
      </w:r>
      <w:r w:rsidRPr="00667960">
        <w:rPr>
          <w:rFonts w:ascii="Times New Roman" w:hAnsi="Times New Roman" w:cs="Times New Roman"/>
          <w:lang w:val="en-US"/>
        </w:rPr>
        <w:t>Bộ test_gold</w:t>
      </w:r>
      <w:r w:rsidR="00C77C92" w:rsidRPr="00667960">
        <w:rPr>
          <w:rFonts w:ascii="Times New Roman" w:hAnsi="Times New Roman" w:cs="Times New Roman"/>
          <w:lang w:val="en-US"/>
        </w:rPr>
        <w:t>)</w:t>
      </w:r>
    </w:p>
    <w:p w14:paraId="356F116E" w14:textId="34705B4F" w:rsidR="00C07DFC" w:rsidRPr="00667960" w:rsidRDefault="00C07DFC" w:rsidP="00584903">
      <w:pPr>
        <w:ind w:left="1440"/>
        <w:rPr>
          <w:rFonts w:ascii="Times New Roman" w:hAnsi="Times New Roman" w:cs="Times New Roman"/>
          <w:lang w:val="en-US"/>
        </w:rPr>
      </w:pPr>
      <w:r w:rsidRPr="00667960">
        <w:rPr>
          <w:rFonts w:ascii="Times New Roman" w:hAnsi="Times New Roman" w:cs="Times New Roman"/>
          <w:i/>
          <w:lang w:val="en-US"/>
        </w:rPr>
        <w:t>Tôi khuyên_giáo sư thay_đổi cách nghĩ của mình về vấn_để này</w:t>
      </w:r>
      <w:r w:rsidRPr="00667960">
        <w:rPr>
          <w:rFonts w:ascii="Times New Roman" w:hAnsi="Times New Roman" w:cs="Times New Roman"/>
          <w:lang w:val="en-US"/>
        </w:rPr>
        <w:t xml:space="preserve">  </w:t>
      </w:r>
      <w:r w:rsidR="00C77C92" w:rsidRPr="00667960">
        <w:rPr>
          <w:rFonts w:ascii="Times New Roman" w:hAnsi="Times New Roman" w:cs="Times New Roman"/>
          <w:lang w:val="en-US"/>
        </w:rPr>
        <w:t>(</w:t>
      </w:r>
      <w:r w:rsidRPr="00667960">
        <w:rPr>
          <w:rFonts w:ascii="Times New Roman" w:hAnsi="Times New Roman" w:cs="Times New Roman"/>
          <w:lang w:val="en-US"/>
        </w:rPr>
        <w:t>Kết quả tách từ MXM</w:t>
      </w:r>
      <w:r w:rsidR="00C77C92" w:rsidRPr="00667960">
        <w:rPr>
          <w:rFonts w:ascii="Times New Roman" w:hAnsi="Times New Roman" w:cs="Times New Roman"/>
          <w:lang w:val="en-US"/>
        </w:rPr>
        <w:t>)</w:t>
      </w:r>
    </w:p>
    <w:p w14:paraId="012DD34F" w14:textId="45260325" w:rsidR="00161428" w:rsidRPr="00667960" w:rsidRDefault="00584903" w:rsidP="00584903">
      <w:pPr>
        <w:ind w:left="1429"/>
        <w:rPr>
          <w:rFonts w:ascii="Times New Roman" w:hAnsi="Times New Roman" w:cs="Times New Roman"/>
          <w:lang w:val="en-US"/>
        </w:rPr>
      </w:pPr>
      <w:r w:rsidRPr="00667960">
        <w:rPr>
          <w:rFonts w:ascii="Times New Roman" w:hAnsi="Times New Roman" w:cs="Times New Roman"/>
          <w:lang w:val="en-US"/>
        </w:rPr>
        <w:t>-</w:t>
      </w:r>
      <w:r w:rsidR="00C07DFC" w:rsidRPr="00667960">
        <w:rPr>
          <w:rFonts w:ascii="Times New Roman" w:hAnsi="Times New Roman" w:cs="Times New Roman"/>
          <w:lang w:val="en-US"/>
        </w:rPr>
        <w:t>Số từ ghép tách đúng của MXM: 2,  Tổng số từ ghép có thể tách của bộ Test_gold: 3 =&gt; accuracy= 2/3</w:t>
      </w:r>
    </w:p>
    <w:p w14:paraId="12D8A053" w14:textId="77777777" w:rsidR="005A3CDC" w:rsidRPr="00667960" w:rsidRDefault="005A3CDC" w:rsidP="005A3CDC">
      <w:pPr>
        <w:pStyle w:val="u3"/>
        <w:rPr>
          <w:rFonts w:ascii="Times New Roman" w:hAnsi="Times New Roman" w:cs="Times New Roman"/>
          <w:lang w:val="en-US"/>
        </w:rPr>
      </w:pPr>
      <w:bookmarkStart w:id="21" w:name="_Toc93691805"/>
      <w:r w:rsidRPr="00667960">
        <w:rPr>
          <w:rFonts w:ascii="Times New Roman" w:hAnsi="Times New Roman" w:cs="Times New Roman"/>
          <w:lang w:val="en-US"/>
        </w:rPr>
        <w:t>Kết quả</w:t>
      </w:r>
      <w:bookmarkEnd w:id="21"/>
    </w:p>
    <w:tbl>
      <w:tblPr>
        <w:tblStyle w:val="LiBang"/>
        <w:tblW w:w="8547" w:type="dxa"/>
        <w:tblInd w:w="1082" w:type="dxa"/>
        <w:tblLook w:val="04A0" w:firstRow="1" w:lastRow="0" w:firstColumn="1" w:lastColumn="0" w:noHBand="0" w:noVBand="1"/>
      </w:tblPr>
      <w:tblGrid>
        <w:gridCol w:w="2135"/>
        <w:gridCol w:w="2293"/>
        <w:gridCol w:w="1966"/>
        <w:gridCol w:w="2153"/>
      </w:tblGrid>
      <w:tr w:rsidR="005A3CDC" w:rsidRPr="00667960" w14:paraId="46C97A3D" w14:textId="77777777" w:rsidTr="00667960">
        <w:trPr>
          <w:trHeight w:val="569"/>
        </w:trPr>
        <w:tc>
          <w:tcPr>
            <w:tcW w:w="2135" w:type="dxa"/>
          </w:tcPr>
          <w:p w14:paraId="1B8B5E74" w14:textId="77777777" w:rsidR="005A3CDC" w:rsidRPr="00667960" w:rsidRDefault="005A3CDC" w:rsidP="00572B74">
            <w:pPr>
              <w:jc w:val="center"/>
              <w:rPr>
                <w:rFonts w:ascii="Times New Roman" w:hAnsi="Times New Roman" w:cs="Times New Roman"/>
                <w:lang w:val="en-US"/>
              </w:rPr>
            </w:pPr>
          </w:p>
        </w:tc>
        <w:tc>
          <w:tcPr>
            <w:tcW w:w="2293" w:type="dxa"/>
          </w:tcPr>
          <w:p w14:paraId="4CB35ADC" w14:textId="77777777" w:rsidR="005A3CDC" w:rsidRPr="00667960" w:rsidRDefault="005A3CDC" w:rsidP="00572B74">
            <w:pPr>
              <w:jc w:val="center"/>
              <w:rPr>
                <w:rFonts w:ascii="Times New Roman" w:hAnsi="Times New Roman" w:cs="Times New Roman"/>
                <w:lang w:val="en-US"/>
              </w:rPr>
            </w:pPr>
            <w:r w:rsidRPr="00667960">
              <w:rPr>
                <w:rFonts w:ascii="Times New Roman" w:hAnsi="Times New Roman" w:cs="Times New Roman"/>
                <w:lang w:val="en-US"/>
              </w:rPr>
              <w:t>Maximum Matching</w:t>
            </w:r>
          </w:p>
        </w:tc>
        <w:tc>
          <w:tcPr>
            <w:tcW w:w="1966" w:type="dxa"/>
          </w:tcPr>
          <w:p w14:paraId="17B19825" w14:textId="77777777" w:rsidR="005A3CDC" w:rsidRPr="00667960" w:rsidRDefault="005A3CDC" w:rsidP="00572B74">
            <w:pPr>
              <w:jc w:val="center"/>
              <w:rPr>
                <w:rFonts w:ascii="Times New Roman" w:hAnsi="Times New Roman" w:cs="Times New Roman"/>
                <w:lang w:val="en-US"/>
              </w:rPr>
            </w:pPr>
            <w:r w:rsidRPr="00667960">
              <w:rPr>
                <w:rFonts w:ascii="Times New Roman" w:hAnsi="Times New Roman" w:cs="Times New Roman"/>
                <w:lang w:val="en-US"/>
              </w:rPr>
              <w:t>WFST</w:t>
            </w:r>
          </w:p>
        </w:tc>
        <w:tc>
          <w:tcPr>
            <w:tcW w:w="2153" w:type="dxa"/>
          </w:tcPr>
          <w:p w14:paraId="13267E57" w14:textId="77777777" w:rsidR="005A3CDC" w:rsidRPr="00667960" w:rsidRDefault="005A3CDC" w:rsidP="00572B74">
            <w:pPr>
              <w:jc w:val="center"/>
              <w:rPr>
                <w:rFonts w:ascii="Times New Roman" w:hAnsi="Times New Roman" w:cs="Times New Roman"/>
                <w:lang w:val="en-US"/>
              </w:rPr>
            </w:pPr>
            <w:r w:rsidRPr="00667960">
              <w:rPr>
                <w:rFonts w:ascii="Times New Roman" w:hAnsi="Times New Roman" w:cs="Times New Roman"/>
                <w:lang w:val="en-US"/>
              </w:rPr>
              <w:t>VnCoreNLP</w:t>
            </w:r>
          </w:p>
        </w:tc>
      </w:tr>
      <w:tr w:rsidR="005A3CDC" w:rsidRPr="00667960" w14:paraId="7050E47C" w14:textId="77777777" w:rsidTr="00667960">
        <w:trPr>
          <w:trHeight w:val="553"/>
        </w:trPr>
        <w:tc>
          <w:tcPr>
            <w:tcW w:w="2135" w:type="dxa"/>
          </w:tcPr>
          <w:p w14:paraId="3A635D90" w14:textId="77777777" w:rsidR="005A3CDC" w:rsidRPr="00667960" w:rsidRDefault="005A3CDC" w:rsidP="00572B74">
            <w:pPr>
              <w:jc w:val="center"/>
              <w:rPr>
                <w:rFonts w:ascii="Times New Roman" w:hAnsi="Times New Roman" w:cs="Times New Roman"/>
                <w:lang w:val="en-US"/>
              </w:rPr>
            </w:pPr>
            <w:r w:rsidRPr="00667960">
              <w:rPr>
                <w:rFonts w:ascii="Times New Roman" w:hAnsi="Times New Roman" w:cs="Times New Roman"/>
                <w:lang w:val="en-US"/>
              </w:rPr>
              <w:t>Accuracy</w:t>
            </w:r>
          </w:p>
        </w:tc>
        <w:tc>
          <w:tcPr>
            <w:tcW w:w="2293" w:type="dxa"/>
          </w:tcPr>
          <w:p w14:paraId="11092A44" w14:textId="77777777" w:rsidR="005A3CDC" w:rsidRPr="00667960" w:rsidRDefault="005A3CDC" w:rsidP="00572B74">
            <w:pPr>
              <w:jc w:val="center"/>
              <w:rPr>
                <w:rFonts w:ascii="Times New Roman" w:hAnsi="Times New Roman" w:cs="Times New Roman"/>
                <w:lang w:val="en-US"/>
              </w:rPr>
            </w:pPr>
            <w:r w:rsidRPr="00667960">
              <w:rPr>
                <w:rFonts w:ascii="Times New Roman" w:hAnsi="Times New Roman" w:cs="Times New Roman"/>
                <w:lang w:val="en-US"/>
              </w:rPr>
              <w:t>91,07 %</w:t>
            </w:r>
          </w:p>
        </w:tc>
        <w:tc>
          <w:tcPr>
            <w:tcW w:w="1966" w:type="dxa"/>
          </w:tcPr>
          <w:p w14:paraId="27A73B16" w14:textId="77777777" w:rsidR="005A3CDC" w:rsidRPr="00667960" w:rsidRDefault="005A3CDC" w:rsidP="00572B74">
            <w:pPr>
              <w:jc w:val="center"/>
              <w:rPr>
                <w:rFonts w:ascii="Times New Roman" w:hAnsi="Times New Roman" w:cs="Times New Roman"/>
                <w:lang w:val="en-US"/>
              </w:rPr>
            </w:pPr>
            <w:r w:rsidRPr="00667960">
              <w:rPr>
                <w:rFonts w:ascii="Times New Roman" w:hAnsi="Times New Roman" w:cs="Times New Roman"/>
                <w:lang w:val="en-US"/>
              </w:rPr>
              <w:t>98,21%</w:t>
            </w:r>
          </w:p>
        </w:tc>
        <w:tc>
          <w:tcPr>
            <w:tcW w:w="2153" w:type="dxa"/>
          </w:tcPr>
          <w:p w14:paraId="5592804D" w14:textId="77777777" w:rsidR="005A3CDC" w:rsidRPr="00667960" w:rsidRDefault="005A3CDC" w:rsidP="00572B74">
            <w:pPr>
              <w:jc w:val="center"/>
              <w:rPr>
                <w:rFonts w:ascii="Times New Roman" w:hAnsi="Times New Roman" w:cs="Times New Roman"/>
                <w:lang w:val="en-US"/>
              </w:rPr>
            </w:pPr>
            <w:r w:rsidRPr="00667960">
              <w:rPr>
                <w:rFonts w:ascii="Times New Roman" w:hAnsi="Times New Roman" w:cs="Times New Roman"/>
                <w:lang w:val="en-US"/>
              </w:rPr>
              <w:t>92,85%</w:t>
            </w:r>
          </w:p>
        </w:tc>
      </w:tr>
    </w:tbl>
    <w:p w14:paraId="08FAA6AB" w14:textId="77777777" w:rsidR="005A3CDC" w:rsidRPr="00667960" w:rsidRDefault="005A3CDC" w:rsidP="005A3CDC">
      <w:pPr>
        <w:rPr>
          <w:rFonts w:ascii="Times New Roman" w:hAnsi="Times New Roman" w:cs="Times New Roman"/>
          <w:lang w:val="en-US"/>
        </w:rPr>
      </w:pPr>
    </w:p>
    <w:p w14:paraId="42B6A718" w14:textId="36B20FB8" w:rsidR="0097505A" w:rsidRPr="00667960" w:rsidRDefault="002146F4" w:rsidP="0097505A">
      <w:pPr>
        <w:pStyle w:val="u3"/>
        <w:rPr>
          <w:rFonts w:ascii="Times New Roman" w:hAnsi="Times New Roman" w:cs="Times New Roman"/>
          <w:lang w:val="en-US"/>
        </w:rPr>
      </w:pPr>
      <w:bookmarkStart w:id="22" w:name="_Toc93691806"/>
      <w:r w:rsidRPr="00667960">
        <w:rPr>
          <w:rFonts w:ascii="Times New Roman" w:hAnsi="Times New Roman" w:cs="Times New Roman"/>
          <w:lang w:val="en-US"/>
        </w:rPr>
        <w:t>Đánh giá</w:t>
      </w:r>
      <w:bookmarkEnd w:id="22"/>
    </w:p>
    <w:p w14:paraId="5E3B9644" w14:textId="3CC4DB66" w:rsidR="0097505A" w:rsidRPr="00667960" w:rsidRDefault="009838B2" w:rsidP="009838B2">
      <w:pPr>
        <w:ind w:left="709"/>
        <w:rPr>
          <w:rFonts w:ascii="Times New Roman" w:hAnsi="Times New Roman" w:cs="Times New Roman"/>
          <w:lang w:val="en-US"/>
        </w:rPr>
      </w:pPr>
      <w:r w:rsidRPr="00667960">
        <w:rPr>
          <w:rFonts w:ascii="Times New Roman" w:hAnsi="Times New Roman" w:cs="Times New Roman"/>
          <w:lang w:val="en-US"/>
        </w:rPr>
        <w:t>-</w:t>
      </w:r>
      <w:r w:rsidR="00667960">
        <w:rPr>
          <w:rFonts w:ascii="Times New Roman" w:hAnsi="Times New Roman" w:cs="Times New Roman"/>
          <w:lang w:val="en-US"/>
        </w:rPr>
        <w:t xml:space="preserve"> </w:t>
      </w:r>
      <w:r w:rsidR="00A36F2E" w:rsidRPr="00667960">
        <w:rPr>
          <w:rFonts w:ascii="Times New Roman" w:hAnsi="Times New Roman" w:cs="Times New Roman"/>
          <w:lang w:val="en-US"/>
        </w:rPr>
        <w:t>Nhìn vào bảng</w:t>
      </w:r>
      <w:r w:rsidR="00B93933" w:rsidRPr="00667960">
        <w:rPr>
          <w:rFonts w:ascii="Times New Roman" w:hAnsi="Times New Roman" w:cs="Times New Roman"/>
          <w:lang w:val="en-US"/>
        </w:rPr>
        <w:t xml:space="preserve"> kết quả</w:t>
      </w:r>
      <w:r w:rsidR="00A36F2E" w:rsidRPr="00667960">
        <w:rPr>
          <w:rFonts w:ascii="Times New Roman" w:hAnsi="Times New Roman" w:cs="Times New Roman"/>
          <w:lang w:val="en-US"/>
        </w:rPr>
        <w:t xml:space="preserve"> , có thể thấy </w:t>
      </w:r>
      <w:r w:rsidR="0021694C" w:rsidRPr="00667960">
        <w:rPr>
          <w:rFonts w:ascii="Times New Roman" w:hAnsi="Times New Roman" w:cs="Times New Roman"/>
          <w:lang w:val="en-US"/>
        </w:rPr>
        <w:t xml:space="preserve">cả 2 phương pháp nhóm thực hiện đều cho kết quả </w:t>
      </w:r>
      <w:r w:rsidR="00EA46C4" w:rsidRPr="00667960">
        <w:rPr>
          <w:rFonts w:ascii="Times New Roman" w:hAnsi="Times New Roman" w:cs="Times New Roman"/>
          <w:lang w:val="en-US"/>
        </w:rPr>
        <w:t>tốt đều</w:t>
      </w:r>
      <w:r w:rsidR="0097505A" w:rsidRPr="00667960">
        <w:rPr>
          <w:rFonts w:ascii="Times New Roman" w:hAnsi="Times New Roman" w:cs="Times New Roman"/>
          <w:lang w:val="en-US"/>
        </w:rPr>
        <w:t xml:space="preserve"> </w:t>
      </w:r>
      <w:r w:rsidR="000B4ED4" w:rsidRPr="00667960">
        <w:rPr>
          <w:rFonts w:ascii="Times New Roman" w:hAnsi="Times New Roman" w:cs="Times New Roman"/>
          <w:lang w:val="en-US"/>
        </w:rPr>
        <w:t>t</w:t>
      </w:r>
      <w:r w:rsidR="00EA46C4" w:rsidRPr="00667960">
        <w:rPr>
          <w:rFonts w:ascii="Times New Roman" w:hAnsi="Times New Roman" w:cs="Times New Roman"/>
          <w:lang w:val="en-US"/>
        </w:rPr>
        <w:t xml:space="preserve">rên 90% , trong đó phương pháp sử dụng thuật toán WFST cho kết quả </w:t>
      </w:r>
      <w:r w:rsidR="00B93933" w:rsidRPr="00667960">
        <w:rPr>
          <w:rFonts w:ascii="Times New Roman" w:hAnsi="Times New Roman" w:cs="Times New Roman"/>
          <w:lang w:val="en-US"/>
        </w:rPr>
        <w:t>rất cao với 98,21</w:t>
      </w:r>
      <w:r w:rsidR="00203CA0" w:rsidRPr="00667960">
        <w:rPr>
          <w:rFonts w:ascii="Times New Roman" w:hAnsi="Times New Roman" w:cs="Times New Roman"/>
          <w:lang w:val="en-US"/>
        </w:rPr>
        <w:t>.</w:t>
      </w:r>
    </w:p>
    <w:p w14:paraId="10DBCCF5" w14:textId="7D267E73" w:rsidR="0097505A" w:rsidRPr="00667960" w:rsidRDefault="009838B2" w:rsidP="009838B2">
      <w:pPr>
        <w:ind w:firstLine="709"/>
        <w:rPr>
          <w:rFonts w:ascii="Times New Roman" w:hAnsi="Times New Roman" w:cs="Times New Roman"/>
          <w:lang w:val="en-US"/>
        </w:rPr>
      </w:pPr>
      <w:r w:rsidRPr="00667960">
        <w:rPr>
          <w:rFonts w:ascii="Times New Roman" w:hAnsi="Times New Roman" w:cs="Times New Roman"/>
          <w:lang w:val="en-US"/>
        </w:rPr>
        <w:t>-</w:t>
      </w:r>
      <w:r w:rsidR="008444AA">
        <w:rPr>
          <w:rFonts w:ascii="Times New Roman" w:hAnsi="Times New Roman" w:cs="Times New Roman"/>
          <w:lang w:val="en-US"/>
        </w:rPr>
        <w:t xml:space="preserve"> </w:t>
      </w:r>
      <w:r w:rsidR="0097505A" w:rsidRPr="00667960">
        <w:rPr>
          <w:rFonts w:ascii="Times New Roman" w:hAnsi="Times New Roman" w:cs="Times New Roman"/>
          <w:lang w:val="en-US"/>
        </w:rPr>
        <w:t xml:space="preserve">Ưu nhược điểm </w:t>
      </w:r>
    </w:p>
    <w:tbl>
      <w:tblPr>
        <w:tblStyle w:val="LiBang"/>
        <w:tblW w:w="8995" w:type="dxa"/>
        <w:tblInd w:w="1080" w:type="dxa"/>
        <w:tblLook w:val="04A0" w:firstRow="1" w:lastRow="0" w:firstColumn="1" w:lastColumn="0" w:noHBand="0" w:noVBand="1"/>
      </w:tblPr>
      <w:tblGrid>
        <w:gridCol w:w="1751"/>
        <w:gridCol w:w="3791"/>
        <w:gridCol w:w="3453"/>
      </w:tblGrid>
      <w:tr w:rsidR="00F80644" w:rsidRPr="00667960" w14:paraId="3B39E137" w14:textId="77777777" w:rsidTr="00115695">
        <w:trPr>
          <w:trHeight w:val="528"/>
        </w:trPr>
        <w:tc>
          <w:tcPr>
            <w:tcW w:w="1751" w:type="dxa"/>
          </w:tcPr>
          <w:p w14:paraId="4D7FF466" w14:textId="77777777" w:rsidR="00D41538" w:rsidRPr="00667960" w:rsidRDefault="00D41538" w:rsidP="0097505A">
            <w:pPr>
              <w:pStyle w:val="oancuaDanhsach"/>
              <w:ind w:left="0"/>
              <w:rPr>
                <w:rFonts w:ascii="Times New Roman" w:hAnsi="Times New Roman" w:cs="Times New Roman"/>
                <w:lang w:val="en-US"/>
              </w:rPr>
            </w:pPr>
          </w:p>
        </w:tc>
        <w:tc>
          <w:tcPr>
            <w:tcW w:w="3791" w:type="dxa"/>
          </w:tcPr>
          <w:p w14:paraId="40CFD907" w14:textId="5C8E3118" w:rsidR="00D41538" w:rsidRPr="00667960" w:rsidRDefault="00D41538" w:rsidP="0097505A">
            <w:pPr>
              <w:pStyle w:val="oancuaDanhsach"/>
              <w:ind w:left="0"/>
              <w:rPr>
                <w:rFonts w:ascii="Times New Roman" w:hAnsi="Times New Roman" w:cs="Times New Roman"/>
                <w:lang w:val="en-US"/>
              </w:rPr>
            </w:pPr>
            <w:r w:rsidRPr="00667960">
              <w:rPr>
                <w:rFonts w:ascii="Times New Roman" w:hAnsi="Times New Roman" w:cs="Times New Roman"/>
                <w:lang w:val="en-US"/>
              </w:rPr>
              <w:t>Ưu điểm</w:t>
            </w:r>
          </w:p>
        </w:tc>
        <w:tc>
          <w:tcPr>
            <w:tcW w:w="3453" w:type="dxa"/>
          </w:tcPr>
          <w:p w14:paraId="00C5B192" w14:textId="030F967D" w:rsidR="00D41538" w:rsidRPr="00667960" w:rsidRDefault="00D41538" w:rsidP="0097505A">
            <w:pPr>
              <w:pStyle w:val="oancuaDanhsach"/>
              <w:ind w:left="0"/>
              <w:rPr>
                <w:rFonts w:ascii="Times New Roman" w:hAnsi="Times New Roman" w:cs="Times New Roman"/>
                <w:lang w:val="en-US"/>
              </w:rPr>
            </w:pPr>
            <w:r w:rsidRPr="00667960">
              <w:rPr>
                <w:rFonts w:ascii="Times New Roman" w:hAnsi="Times New Roman" w:cs="Times New Roman"/>
                <w:lang w:val="en-US"/>
              </w:rPr>
              <w:t>Nhược điểm</w:t>
            </w:r>
          </w:p>
        </w:tc>
      </w:tr>
      <w:tr w:rsidR="00F80644" w:rsidRPr="00667960" w14:paraId="64637342" w14:textId="77777777" w:rsidTr="00115695">
        <w:trPr>
          <w:trHeight w:val="2411"/>
        </w:trPr>
        <w:tc>
          <w:tcPr>
            <w:tcW w:w="1751" w:type="dxa"/>
          </w:tcPr>
          <w:p w14:paraId="3681D725" w14:textId="1475A32F" w:rsidR="00D41538" w:rsidRPr="00667960" w:rsidRDefault="00D41538" w:rsidP="00161428">
            <w:pPr>
              <w:pStyle w:val="oancuaDanhsach"/>
              <w:spacing w:line="360" w:lineRule="auto"/>
              <w:ind w:left="0"/>
              <w:rPr>
                <w:rFonts w:ascii="Times New Roman" w:hAnsi="Times New Roman" w:cs="Times New Roman"/>
                <w:lang w:val="en-US"/>
              </w:rPr>
            </w:pPr>
            <w:r w:rsidRPr="00667960">
              <w:rPr>
                <w:rFonts w:ascii="Times New Roman" w:hAnsi="Times New Roman" w:cs="Times New Roman"/>
                <w:lang w:val="en-US"/>
              </w:rPr>
              <w:t>Maximum Matching</w:t>
            </w:r>
          </w:p>
        </w:tc>
        <w:tc>
          <w:tcPr>
            <w:tcW w:w="3791" w:type="dxa"/>
          </w:tcPr>
          <w:p w14:paraId="4C6A1122" w14:textId="77777777" w:rsidR="00D41538" w:rsidRPr="00667960" w:rsidRDefault="0001040B" w:rsidP="0001040B">
            <w:pPr>
              <w:pStyle w:val="oancuaDanhsach"/>
              <w:numPr>
                <w:ilvl w:val="0"/>
                <w:numId w:val="6"/>
              </w:numPr>
              <w:rPr>
                <w:rFonts w:ascii="Times New Roman" w:hAnsi="Times New Roman" w:cs="Times New Roman"/>
                <w:lang w:val="en-US"/>
              </w:rPr>
            </w:pPr>
            <w:r w:rsidRPr="00667960">
              <w:rPr>
                <w:rFonts w:ascii="Times New Roman" w:hAnsi="Times New Roman" w:cs="Times New Roman"/>
                <w:lang w:val="en-US"/>
              </w:rPr>
              <w:t>Cách tách từ đơn giản, nhanh, chỉ cần dựa vào từ điển</w:t>
            </w:r>
            <w:r w:rsidR="00BF6A49" w:rsidRPr="00667960">
              <w:rPr>
                <w:rFonts w:ascii="Times New Roman" w:hAnsi="Times New Roman" w:cs="Times New Roman"/>
                <w:lang w:val="en-US"/>
              </w:rPr>
              <w:t>.</w:t>
            </w:r>
          </w:p>
          <w:p w14:paraId="2E27756B" w14:textId="2A92656B" w:rsidR="00BF6A49" w:rsidRPr="00667960" w:rsidRDefault="00BF6A49" w:rsidP="00BF6A49">
            <w:pPr>
              <w:pStyle w:val="oancuaDanhsach"/>
              <w:numPr>
                <w:ilvl w:val="0"/>
                <w:numId w:val="6"/>
              </w:numPr>
              <w:rPr>
                <w:rFonts w:ascii="Times New Roman" w:hAnsi="Times New Roman" w:cs="Times New Roman"/>
                <w:lang w:val="en-US"/>
              </w:rPr>
            </w:pPr>
            <w:r w:rsidRPr="00667960">
              <w:rPr>
                <w:rFonts w:ascii="Times New Roman" w:hAnsi="Times New Roman" w:cs="Times New Roman"/>
                <w:lang w:val="en-US"/>
              </w:rPr>
              <w:t xml:space="preserve">Tách được các từ trong từ điển </w:t>
            </w:r>
          </w:p>
        </w:tc>
        <w:tc>
          <w:tcPr>
            <w:tcW w:w="3453" w:type="dxa"/>
          </w:tcPr>
          <w:p w14:paraId="310E6FFC" w14:textId="77777777" w:rsidR="00D41538" w:rsidRPr="00667960" w:rsidRDefault="00F80644" w:rsidP="00F80644">
            <w:pPr>
              <w:pStyle w:val="oancuaDanhsach"/>
              <w:numPr>
                <w:ilvl w:val="0"/>
                <w:numId w:val="6"/>
              </w:numPr>
              <w:rPr>
                <w:rFonts w:ascii="Times New Roman" w:hAnsi="Times New Roman" w:cs="Times New Roman"/>
                <w:lang w:val="en-US"/>
              </w:rPr>
            </w:pPr>
            <w:r w:rsidRPr="00667960">
              <w:rPr>
                <w:rFonts w:ascii="Times New Roman" w:hAnsi="Times New Roman" w:cs="Times New Roman"/>
                <w:lang w:val="en-US"/>
              </w:rPr>
              <w:t>Độ chính xác của phương pháp phụ thuộc hoàn toàn vào tính đủ và tính chính xác của từ điển.</w:t>
            </w:r>
          </w:p>
          <w:p w14:paraId="3AD04E95" w14:textId="7C3AFBAF" w:rsidR="00F80644" w:rsidRPr="00667960" w:rsidRDefault="00F80644" w:rsidP="00F80644">
            <w:pPr>
              <w:pStyle w:val="oancuaDanhsach"/>
              <w:numPr>
                <w:ilvl w:val="0"/>
                <w:numId w:val="6"/>
              </w:numPr>
              <w:rPr>
                <w:rFonts w:ascii="Times New Roman" w:hAnsi="Times New Roman" w:cs="Times New Roman"/>
                <w:lang w:val="en-US"/>
              </w:rPr>
            </w:pPr>
            <w:r w:rsidRPr="00667960">
              <w:rPr>
                <w:rFonts w:ascii="Times New Roman" w:hAnsi="Times New Roman" w:cs="Times New Roman"/>
                <w:lang w:val="en-US"/>
              </w:rPr>
              <w:t>Nhập nhằng trong ngôn ngữ tự nhiên</w:t>
            </w:r>
          </w:p>
        </w:tc>
      </w:tr>
      <w:tr w:rsidR="00F80644" w:rsidRPr="00667960" w14:paraId="149038E2" w14:textId="77777777" w:rsidTr="00115695">
        <w:trPr>
          <w:trHeight w:val="1833"/>
        </w:trPr>
        <w:tc>
          <w:tcPr>
            <w:tcW w:w="1751" w:type="dxa"/>
          </w:tcPr>
          <w:p w14:paraId="56498F9B" w14:textId="3D4D6351" w:rsidR="00D41538" w:rsidRPr="00667960" w:rsidRDefault="00D41538" w:rsidP="0097505A">
            <w:pPr>
              <w:pStyle w:val="oancuaDanhsach"/>
              <w:ind w:left="0"/>
              <w:rPr>
                <w:rFonts w:ascii="Times New Roman" w:hAnsi="Times New Roman" w:cs="Times New Roman"/>
                <w:lang w:val="en-US"/>
              </w:rPr>
            </w:pPr>
            <w:r w:rsidRPr="00667960">
              <w:rPr>
                <w:rFonts w:ascii="Times New Roman" w:hAnsi="Times New Roman" w:cs="Times New Roman"/>
                <w:lang w:val="en-US"/>
              </w:rPr>
              <w:lastRenderedPageBreak/>
              <w:t>WFST</w:t>
            </w:r>
          </w:p>
        </w:tc>
        <w:tc>
          <w:tcPr>
            <w:tcW w:w="3791" w:type="dxa"/>
          </w:tcPr>
          <w:p w14:paraId="7D2DC023" w14:textId="77777777" w:rsidR="00D41538" w:rsidRPr="00667960" w:rsidRDefault="00F80644" w:rsidP="00F80644">
            <w:pPr>
              <w:pStyle w:val="oancuaDanhsach"/>
              <w:numPr>
                <w:ilvl w:val="0"/>
                <w:numId w:val="6"/>
              </w:numPr>
              <w:rPr>
                <w:rFonts w:ascii="Times New Roman" w:hAnsi="Times New Roman" w:cs="Times New Roman"/>
                <w:lang w:val="en-US"/>
              </w:rPr>
            </w:pPr>
            <w:r w:rsidRPr="00667960">
              <w:rPr>
                <w:rFonts w:ascii="Times New Roman" w:hAnsi="Times New Roman" w:cs="Times New Roman"/>
                <w:lang w:val="en-US"/>
              </w:rPr>
              <w:t>Độ chính xác cao.</w:t>
            </w:r>
          </w:p>
          <w:p w14:paraId="562794DB" w14:textId="77777777" w:rsidR="00F80644" w:rsidRPr="00667960" w:rsidRDefault="00F80644" w:rsidP="00F80644">
            <w:pPr>
              <w:pStyle w:val="oancuaDanhsach"/>
              <w:numPr>
                <w:ilvl w:val="0"/>
                <w:numId w:val="6"/>
              </w:numPr>
              <w:rPr>
                <w:rFonts w:ascii="Times New Roman" w:hAnsi="Times New Roman" w:cs="Times New Roman"/>
                <w:lang w:val="en-US"/>
              </w:rPr>
            </w:pPr>
            <w:r w:rsidRPr="00667960">
              <w:rPr>
                <w:rFonts w:ascii="Times New Roman" w:hAnsi="Times New Roman" w:cs="Times New Roman"/>
                <w:lang w:val="en-US"/>
              </w:rPr>
              <w:t>Kết quả tách từ với độ tin cậy(xác suất) kèm theo</w:t>
            </w:r>
          </w:p>
          <w:p w14:paraId="5F1704F9" w14:textId="28D11E1D" w:rsidR="00F80644" w:rsidRPr="00667960" w:rsidRDefault="00F80644" w:rsidP="00F80644">
            <w:pPr>
              <w:pStyle w:val="oancuaDanhsach"/>
              <w:numPr>
                <w:ilvl w:val="0"/>
                <w:numId w:val="6"/>
              </w:numPr>
              <w:rPr>
                <w:rFonts w:ascii="Times New Roman" w:hAnsi="Times New Roman" w:cs="Times New Roman"/>
                <w:lang w:val="en-US"/>
              </w:rPr>
            </w:pPr>
            <w:r w:rsidRPr="00667960">
              <w:rPr>
                <w:rFonts w:ascii="Times New Roman" w:hAnsi="Times New Roman" w:cs="Times New Roman"/>
                <w:lang w:val="en-US"/>
              </w:rPr>
              <w:t>Giảm tính nhập nhằng</w:t>
            </w:r>
          </w:p>
        </w:tc>
        <w:tc>
          <w:tcPr>
            <w:tcW w:w="3453" w:type="dxa"/>
          </w:tcPr>
          <w:p w14:paraId="2423D6AC" w14:textId="77777777" w:rsidR="00D41538" w:rsidRPr="00667960" w:rsidRDefault="00F80644" w:rsidP="00F80644">
            <w:pPr>
              <w:pStyle w:val="oancuaDanhsach"/>
              <w:numPr>
                <w:ilvl w:val="0"/>
                <w:numId w:val="6"/>
              </w:numPr>
              <w:rPr>
                <w:rFonts w:ascii="Times New Roman" w:hAnsi="Times New Roman" w:cs="Times New Roman"/>
                <w:lang w:val="en-US"/>
              </w:rPr>
            </w:pPr>
            <w:r w:rsidRPr="00667960">
              <w:rPr>
                <w:rFonts w:ascii="Times New Roman" w:hAnsi="Times New Roman" w:cs="Times New Roman"/>
                <w:lang w:val="en-US"/>
              </w:rPr>
              <w:t>Phụ thuộc vào độ lớn của bộ dữ liệu.</w:t>
            </w:r>
          </w:p>
          <w:p w14:paraId="1126B23B" w14:textId="0C4F76C3" w:rsidR="00F80644" w:rsidRPr="00667960" w:rsidRDefault="00F80644" w:rsidP="00F80644">
            <w:pPr>
              <w:pStyle w:val="oancuaDanhsach"/>
              <w:numPr>
                <w:ilvl w:val="0"/>
                <w:numId w:val="6"/>
              </w:numPr>
              <w:rPr>
                <w:rFonts w:ascii="Times New Roman" w:hAnsi="Times New Roman" w:cs="Times New Roman"/>
                <w:lang w:val="en-US"/>
              </w:rPr>
            </w:pPr>
            <w:r w:rsidRPr="00667960">
              <w:rPr>
                <w:rFonts w:ascii="Times New Roman" w:hAnsi="Times New Roman" w:cs="Times New Roman"/>
                <w:lang w:val="en-US"/>
              </w:rPr>
              <w:t>Phụ thuộc vào sự tương đồng giữa tập train và tập test</w:t>
            </w:r>
          </w:p>
        </w:tc>
      </w:tr>
    </w:tbl>
    <w:p w14:paraId="1AB9F14A" w14:textId="77777777" w:rsidR="00523B54" w:rsidRPr="00667960" w:rsidRDefault="00523B54" w:rsidP="00523B54">
      <w:pPr>
        <w:rPr>
          <w:rFonts w:ascii="Times New Roman" w:hAnsi="Times New Roman" w:cs="Times New Roman"/>
          <w:lang w:val="en-US"/>
        </w:rPr>
      </w:pPr>
    </w:p>
    <w:p w14:paraId="37A96C87" w14:textId="64FAF3BA" w:rsidR="00EE4DF7" w:rsidRPr="00667960" w:rsidRDefault="00EE4DF7" w:rsidP="00EE4DF7">
      <w:pPr>
        <w:rPr>
          <w:rFonts w:ascii="Times New Roman" w:hAnsi="Times New Roman" w:cs="Times New Roman"/>
          <w:lang w:val="en-US"/>
        </w:rPr>
      </w:pPr>
      <w:r w:rsidRPr="00667960">
        <w:rPr>
          <w:rFonts w:ascii="Times New Roman" w:hAnsi="Times New Roman" w:cs="Times New Roman"/>
          <w:lang w:val="en-US"/>
        </w:rPr>
        <w:tab/>
        <w:t>-</w:t>
      </w:r>
      <w:r w:rsidR="009838B2" w:rsidRPr="00667960">
        <w:rPr>
          <w:rFonts w:ascii="Times New Roman" w:hAnsi="Times New Roman" w:cs="Times New Roman"/>
          <w:lang w:val="en-US"/>
        </w:rPr>
        <w:t xml:space="preserve"> </w:t>
      </w:r>
      <w:r w:rsidRPr="00667960">
        <w:rPr>
          <w:rFonts w:ascii="Times New Roman" w:hAnsi="Times New Roman" w:cs="Times New Roman"/>
          <w:lang w:val="en-US"/>
        </w:rPr>
        <w:t>Ví dụ về cách tách từ của 3 phương pháp:</w:t>
      </w:r>
    </w:p>
    <w:p w14:paraId="79B540D8" w14:textId="0A6515C4" w:rsidR="00EE4DF7" w:rsidRPr="00667960" w:rsidRDefault="00EE4DF7" w:rsidP="00EE4DF7">
      <w:pPr>
        <w:rPr>
          <w:rFonts w:ascii="Times New Roman" w:hAnsi="Times New Roman" w:cs="Times New Roman"/>
          <w:lang w:val="en-US"/>
        </w:rPr>
      </w:pPr>
      <w:r w:rsidRPr="00667960">
        <w:rPr>
          <w:rFonts w:ascii="Times New Roman" w:hAnsi="Times New Roman" w:cs="Times New Roman"/>
          <w:lang w:val="en-US"/>
        </w:rPr>
        <w:tab/>
      </w:r>
      <w:r w:rsidR="009838B2" w:rsidRPr="00667960">
        <w:rPr>
          <w:rFonts w:ascii="Times New Roman" w:hAnsi="Times New Roman" w:cs="Times New Roman"/>
          <w:lang w:val="en-US"/>
        </w:rPr>
        <w:t xml:space="preserve">- </w:t>
      </w:r>
      <w:r w:rsidRPr="00667960">
        <w:rPr>
          <w:rFonts w:ascii="Times New Roman" w:hAnsi="Times New Roman" w:cs="Times New Roman"/>
          <w:lang w:val="en-US"/>
        </w:rPr>
        <w:t>Câu ban đầu : Tôi không lưu ý đến việc có người đứng sau châm chọc tôi</w:t>
      </w:r>
    </w:p>
    <w:p w14:paraId="39859B73" w14:textId="6300C8F5" w:rsidR="00EE4DF7" w:rsidRPr="00667960" w:rsidRDefault="00EE4DF7" w:rsidP="00EE4DF7">
      <w:pPr>
        <w:rPr>
          <w:rFonts w:ascii="Times New Roman" w:hAnsi="Times New Roman" w:cs="Times New Roman"/>
          <w:lang w:val="en-US"/>
        </w:rPr>
      </w:pPr>
      <w:r w:rsidRPr="00667960">
        <w:rPr>
          <w:rFonts w:ascii="Times New Roman" w:hAnsi="Times New Roman" w:cs="Times New Roman"/>
          <w:lang w:val="en-US"/>
        </w:rPr>
        <w:tab/>
      </w:r>
      <w:r w:rsidR="009838B2" w:rsidRPr="00667960">
        <w:rPr>
          <w:rFonts w:ascii="Times New Roman" w:hAnsi="Times New Roman" w:cs="Times New Roman"/>
          <w:lang w:val="en-US"/>
        </w:rPr>
        <w:t xml:space="preserve">- </w:t>
      </w:r>
      <w:r w:rsidRPr="00667960">
        <w:rPr>
          <w:rFonts w:ascii="Times New Roman" w:hAnsi="Times New Roman" w:cs="Times New Roman"/>
          <w:lang w:val="en-US"/>
        </w:rPr>
        <w:t>Câu sau khi tách từ :</w:t>
      </w:r>
    </w:p>
    <w:p w14:paraId="55A963B7" w14:textId="77777777" w:rsidR="00EE4DF7" w:rsidRPr="00667960" w:rsidRDefault="00EE4DF7" w:rsidP="00EE4DF7">
      <w:pPr>
        <w:pStyle w:val="oancuaDanhsach"/>
        <w:numPr>
          <w:ilvl w:val="0"/>
          <w:numId w:val="36"/>
        </w:numPr>
        <w:rPr>
          <w:rFonts w:ascii="Times New Roman" w:hAnsi="Times New Roman" w:cs="Times New Roman"/>
          <w:lang w:val="en-US"/>
        </w:rPr>
      </w:pPr>
      <w:r w:rsidRPr="00667960">
        <w:rPr>
          <w:rFonts w:ascii="Times New Roman" w:hAnsi="Times New Roman" w:cs="Times New Roman"/>
          <w:lang w:val="en-US"/>
        </w:rPr>
        <w:t>MXM: Tôi không_lưu ý đến việc có người đứng sau châm_chọc tôi</w:t>
      </w:r>
    </w:p>
    <w:p w14:paraId="5E63549F" w14:textId="77777777" w:rsidR="00EE4DF7" w:rsidRPr="00667960" w:rsidRDefault="00EE4DF7" w:rsidP="00EE4DF7">
      <w:pPr>
        <w:pStyle w:val="oancuaDanhsach"/>
        <w:numPr>
          <w:ilvl w:val="0"/>
          <w:numId w:val="36"/>
        </w:numPr>
        <w:rPr>
          <w:rFonts w:ascii="Times New Roman" w:hAnsi="Times New Roman" w:cs="Times New Roman"/>
          <w:lang w:val="en-US"/>
        </w:rPr>
      </w:pPr>
      <w:r w:rsidRPr="00667960">
        <w:rPr>
          <w:rFonts w:ascii="Times New Roman" w:hAnsi="Times New Roman" w:cs="Times New Roman"/>
          <w:lang w:val="en-US"/>
        </w:rPr>
        <w:t>WFST: Tôi không lưu_ý đến việc có người đứng sau châm_chọc tôi</w:t>
      </w:r>
    </w:p>
    <w:p w14:paraId="23B23C3E" w14:textId="77777777" w:rsidR="00EE4DF7" w:rsidRPr="00667960" w:rsidRDefault="00EE4DF7" w:rsidP="00EE4DF7">
      <w:pPr>
        <w:pStyle w:val="oancuaDanhsach"/>
        <w:numPr>
          <w:ilvl w:val="0"/>
          <w:numId w:val="36"/>
        </w:numPr>
        <w:rPr>
          <w:rFonts w:ascii="Times New Roman" w:hAnsi="Times New Roman" w:cs="Times New Roman"/>
          <w:lang w:val="en-US"/>
        </w:rPr>
      </w:pPr>
      <w:r w:rsidRPr="00667960">
        <w:rPr>
          <w:rFonts w:ascii="Times New Roman" w:hAnsi="Times New Roman" w:cs="Times New Roman"/>
          <w:lang w:val="en-US"/>
        </w:rPr>
        <w:t>VNCoreNLP: Tôi không_lưu ý đến việc có người đứng sau châm_chọc tôi</w:t>
      </w:r>
    </w:p>
    <w:p w14:paraId="07BDE042" w14:textId="302A4728" w:rsidR="00EE4DF7" w:rsidRPr="00667960" w:rsidRDefault="009838B2" w:rsidP="009838B2">
      <w:pPr>
        <w:ind w:left="360" w:firstLine="360"/>
        <w:rPr>
          <w:rFonts w:ascii="Times New Roman" w:hAnsi="Times New Roman" w:cs="Times New Roman"/>
          <w:lang w:val="en-US"/>
        </w:rPr>
      </w:pPr>
      <w:r w:rsidRPr="00667960">
        <w:rPr>
          <w:rFonts w:ascii="Times New Roman" w:hAnsi="Times New Roman" w:cs="Times New Roman"/>
          <w:lang w:val="en-US"/>
        </w:rPr>
        <w:t xml:space="preserve">- </w:t>
      </w:r>
      <w:r w:rsidR="00EE4DF7" w:rsidRPr="00667960">
        <w:rPr>
          <w:rFonts w:ascii="Times New Roman" w:hAnsi="Times New Roman" w:cs="Times New Roman"/>
          <w:lang w:val="en-US"/>
        </w:rPr>
        <w:t xml:space="preserve">Nhận xét : </w:t>
      </w:r>
    </w:p>
    <w:p w14:paraId="1A50ED44" w14:textId="77777777" w:rsidR="00EE4DF7" w:rsidRPr="00667960" w:rsidRDefault="00EE4DF7" w:rsidP="00EE4DF7">
      <w:pPr>
        <w:pStyle w:val="oancuaDanhsach"/>
        <w:numPr>
          <w:ilvl w:val="0"/>
          <w:numId w:val="37"/>
        </w:numPr>
        <w:rPr>
          <w:rFonts w:ascii="Times New Roman" w:hAnsi="Times New Roman" w:cs="Times New Roman"/>
          <w:lang w:val="en-US"/>
        </w:rPr>
      </w:pPr>
      <w:r w:rsidRPr="00667960">
        <w:rPr>
          <w:rFonts w:ascii="Times New Roman" w:hAnsi="Times New Roman" w:cs="Times New Roman"/>
          <w:lang w:val="en-US"/>
        </w:rPr>
        <w:t>Đối với MXM vì từ điển duyệt từ trái qua phải, vì ‘không lưu’ là từ đầu tiên xuất hiện trong từ điển nên phương pháp tách từ ‘không lưu’ là một dẫn tới sai về mặt ngữ nghĩa.</w:t>
      </w:r>
    </w:p>
    <w:p w14:paraId="2DAB0067" w14:textId="77777777" w:rsidR="00EE4DF7" w:rsidRPr="00667960" w:rsidRDefault="00EE4DF7" w:rsidP="00EE4DF7">
      <w:pPr>
        <w:pStyle w:val="oancuaDanhsach"/>
        <w:numPr>
          <w:ilvl w:val="0"/>
          <w:numId w:val="37"/>
        </w:numPr>
        <w:rPr>
          <w:rFonts w:ascii="Times New Roman" w:hAnsi="Times New Roman" w:cs="Times New Roman"/>
          <w:lang w:val="en-US"/>
        </w:rPr>
      </w:pPr>
      <w:r w:rsidRPr="00667960">
        <w:rPr>
          <w:rFonts w:ascii="Times New Roman" w:hAnsi="Times New Roman" w:cs="Times New Roman"/>
          <w:lang w:val="en-US"/>
        </w:rPr>
        <w:t>Đối với phương pháp WFST, vì trong bộ train có sự xuất hiện của từ ‘lưu ý’, cụ thể là câu ‘tôi không lưu_ý đến việc này’ nên xác suất của từ này cao hơn so với không_lưu =&gt; thuật toán tách từ theo từ ‘lưu ý’ và cách tách này là chính xác</w:t>
      </w:r>
    </w:p>
    <w:p w14:paraId="143B39D3" w14:textId="45EEB4CD" w:rsidR="00EE4DF7" w:rsidRPr="00667960" w:rsidRDefault="00EE4DF7" w:rsidP="00EE4DF7">
      <w:pPr>
        <w:pStyle w:val="oancuaDanhsach"/>
        <w:numPr>
          <w:ilvl w:val="0"/>
          <w:numId w:val="37"/>
        </w:numPr>
        <w:rPr>
          <w:rFonts w:ascii="Times New Roman" w:hAnsi="Times New Roman" w:cs="Times New Roman"/>
          <w:lang w:val="en-US"/>
        </w:rPr>
      </w:pPr>
      <w:r w:rsidRPr="00667960">
        <w:rPr>
          <w:rFonts w:ascii="Times New Roman" w:hAnsi="Times New Roman" w:cs="Times New Roman"/>
          <w:lang w:val="en-US"/>
        </w:rPr>
        <w:t xml:space="preserve">Đối với VNCoreNLP, vì dữ liệu train của thư viện lớn hơn, nên từ ‘không lưu’ được tách thay vì </w:t>
      </w:r>
      <w:r w:rsidR="00F65C76" w:rsidRPr="00667960">
        <w:rPr>
          <w:rFonts w:ascii="Times New Roman" w:hAnsi="Times New Roman" w:cs="Times New Roman"/>
          <w:lang w:val="en-US"/>
        </w:rPr>
        <w:t>‘</w:t>
      </w:r>
      <w:r w:rsidRPr="00667960">
        <w:rPr>
          <w:rFonts w:ascii="Times New Roman" w:hAnsi="Times New Roman" w:cs="Times New Roman"/>
          <w:lang w:val="en-US"/>
        </w:rPr>
        <w:t>lưu ý</w:t>
      </w:r>
      <w:r w:rsidR="00F65C76" w:rsidRPr="00667960">
        <w:rPr>
          <w:rFonts w:ascii="Times New Roman" w:hAnsi="Times New Roman" w:cs="Times New Roman"/>
          <w:lang w:val="en-US"/>
        </w:rPr>
        <w:t>’</w:t>
      </w:r>
      <w:r w:rsidRPr="00667960">
        <w:rPr>
          <w:rFonts w:ascii="Times New Roman" w:hAnsi="Times New Roman" w:cs="Times New Roman"/>
          <w:lang w:val="en-US"/>
        </w:rPr>
        <w:t xml:space="preserve"> dẫn tới cách tách là sai.</w:t>
      </w:r>
    </w:p>
    <w:p w14:paraId="3F26154A" w14:textId="0473A8A1" w:rsidR="00EE4DF7" w:rsidRPr="00667960" w:rsidRDefault="009838B2" w:rsidP="009838B2">
      <w:pPr>
        <w:ind w:left="720"/>
        <w:rPr>
          <w:rFonts w:ascii="Times New Roman" w:hAnsi="Times New Roman" w:cs="Times New Roman"/>
          <w:lang w:val="en-US"/>
        </w:rPr>
      </w:pPr>
      <w:r w:rsidRPr="00667960">
        <w:rPr>
          <w:rFonts w:ascii="Times New Roman" w:hAnsi="Times New Roman" w:cs="Times New Roman"/>
          <w:lang w:val="en-US"/>
        </w:rPr>
        <w:t xml:space="preserve">- </w:t>
      </w:r>
      <w:r w:rsidR="00EE4DF7" w:rsidRPr="00667960">
        <w:rPr>
          <w:rFonts w:ascii="Times New Roman" w:hAnsi="Times New Roman" w:cs="Times New Roman"/>
          <w:lang w:val="en-US"/>
        </w:rPr>
        <w:t>Tổng quan: Tuy cách tách của phương pháp WFST là đúng , tuy nhiên phụ thuộc vào độ tương đồng giữa bộ dữ liệu train và bộ test</w:t>
      </w:r>
    </w:p>
    <w:p w14:paraId="0368DA63" w14:textId="330B9638" w:rsidR="00EE4DF7" w:rsidRPr="00667960" w:rsidRDefault="00EE4DF7" w:rsidP="00523B54">
      <w:pPr>
        <w:rPr>
          <w:rFonts w:ascii="Times New Roman" w:hAnsi="Times New Roman" w:cs="Times New Roman"/>
          <w:lang w:val="en-US"/>
        </w:rPr>
      </w:pPr>
    </w:p>
    <w:p w14:paraId="48A8197A" w14:textId="77777777" w:rsidR="00EE4DF7" w:rsidRPr="00667960" w:rsidRDefault="00EE4DF7" w:rsidP="00523B54">
      <w:pPr>
        <w:rPr>
          <w:rFonts w:ascii="Times New Roman" w:hAnsi="Times New Roman" w:cs="Times New Roman"/>
          <w:lang w:val="en-US"/>
        </w:rPr>
      </w:pPr>
    </w:p>
    <w:p w14:paraId="4A3295CA" w14:textId="4DB88072" w:rsidR="00BC4DE9" w:rsidRPr="00667960" w:rsidRDefault="00BC4DE9" w:rsidP="00BC4DE9">
      <w:pPr>
        <w:pStyle w:val="u1"/>
        <w:jc w:val="center"/>
        <w:rPr>
          <w:rFonts w:ascii="Times New Roman" w:hAnsi="Times New Roman" w:cs="Times New Roman"/>
          <w:lang w:val="en-US"/>
        </w:rPr>
      </w:pPr>
      <w:bookmarkStart w:id="23" w:name="_Toc93691807"/>
      <w:r w:rsidRPr="00667960">
        <w:rPr>
          <w:rFonts w:ascii="Times New Roman" w:hAnsi="Times New Roman" w:cs="Times New Roman"/>
          <w:lang w:val="en-US"/>
        </w:rPr>
        <w:lastRenderedPageBreak/>
        <w:t>GÁN NHÃN TỪ LOẠI</w:t>
      </w:r>
      <w:bookmarkEnd w:id="23"/>
    </w:p>
    <w:p w14:paraId="794C8270" w14:textId="38FB898A" w:rsidR="00BC4DE9" w:rsidRPr="00667960" w:rsidRDefault="00BC4DE9" w:rsidP="00BC4DE9">
      <w:pPr>
        <w:pStyle w:val="u2"/>
        <w:rPr>
          <w:rFonts w:ascii="Times New Roman" w:hAnsi="Times New Roman" w:cs="Times New Roman"/>
          <w:lang w:val="en-US"/>
        </w:rPr>
      </w:pPr>
      <w:bookmarkStart w:id="24" w:name="_Toc93691808"/>
      <w:r w:rsidRPr="00667960">
        <w:rPr>
          <w:rFonts w:ascii="Times New Roman" w:hAnsi="Times New Roman" w:cs="Times New Roman"/>
          <w:lang w:val="en-US"/>
        </w:rPr>
        <w:t>Cơ sở lý thuyết</w:t>
      </w:r>
      <w:bookmarkEnd w:id="24"/>
      <w:r w:rsidRPr="00667960">
        <w:rPr>
          <w:rFonts w:ascii="Times New Roman" w:hAnsi="Times New Roman" w:cs="Times New Roman"/>
          <w:lang w:val="en-US"/>
        </w:rPr>
        <w:t xml:space="preserve"> </w:t>
      </w:r>
    </w:p>
    <w:p w14:paraId="109BD44B" w14:textId="4373CF10" w:rsidR="005522B4" w:rsidRPr="00667960" w:rsidRDefault="009808F1" w:rsidP="005522B4">
      <w:pPr>
        <w:pStyle w:val="u3"/>
        <w:numPr>
          <w:ilvl w:val="2"/>
          <w:numId w:val="2"/>
        </w:numPr>
        <w:ind w:left="1004"/>
        <w:rPr>
          <w:rFonts w:ascii="Times New Roman" w:hAnsi="Times New Roman" w:cs="Times New Roman"/>
        </w:rPr>
      </w:pPr>
      <w:bookmarkStart w:id="25" w:name="_Toc93691809"/>
      <w:r w:rsidRPr="00667960">
        <w:rPr>
          <w:rFonts w:ascii="Times New Roman" w:hAnsi="Times New Roman" w:cs="Times New Roman"/>
          <w:lang w:val="en-US"/>
        </w:rPr>
        <w:t>Mô hình Hidden Markov (HMM)</w:t>
      </w:r>
      <w:bookmarkEnd w:id="25"/>
    </w:p>
    <w:p w14:paraId="0D32D957" w14:textId="02FA07D6" w:rsidR="009808F1" w:rsidRPr="00667960" w:rsidRDefault="009808F1" w:rsidP="00F05037">
      <w:pPr>
        <w:pStyle w:val="u4"/>
        <w:numPr>
          <w:ilvl w:val="0"/>
          <w:numId w:val="11"/>
        </w:numPr>
        <w:rPr>
          <w:rFonts w:ascii="Times New Roman" w:hAnsi="Times New Roman" w:cs="Times New Roman"/>
          <w:lang w:val="en-US"/>
        </w:rPr>
      </w:pPr>
      <w:r w:rsidRPr="00667960">
        <w:rPr>
          <w:rFonts w:ascii="Times New Roman" w:hAnsi="Times New Roman" w:cs="Times New Roman"/>
          <w:lang w:val="en-US"/>
        </w:rPr>
        <w:t>Markov Chain</w:t>
      </w:r>
    </w:p>
    <w:p w14:paraId="3A9DCAF6" w14:textId="44A11034" w:rsidR="00096C27" w:rsidRPr="00667960" w:rsidRDefault="00096C27" w:rsidP="00096C27">
      <w:pPr>
        <w:ind w:left="567"/>
        <w:rPr>
          <w:rFonts w:ascii="Times New Roman" w:hAnsi="Times New Roman" w:cs="Times New Roman"/>
          <w:lang w:val="en-US"/>
        </w:rPr>
      </w:pPr>
      <w:r w:rsidRPr="00667960">
        <w:rPr>
          <w:rFonts w:ascii="Times New Roman" w:hAnsi="Times New Roman" w:cs="Times New Roman"/>
        </w:rPr>
        <w:t>Markov Chain (Xích Markov), hay Visible Markov Model, là một dạng FSA được dùng để mô hình hóa xác suất của các biến ngẫu nhiên có quan hệ với nhau theo dạng chuỗi.</w:t>
      </w:r>
    </w:p>
    <w:p w14:paraId="16ECAF4A" w14:textId="77777777" w:rsidR="00472DEC" w:rsidRPr="00667960" w:rsidRDefault="00472DEC" w:rsidP="00472DEC">
      <w:pPr>
        <w:keepNext/>
        <w:ind w:left="567"/>
        <w:jc w:val="center"/>
        <w:rPr>
          <w:rFonts w:ascii="Times New Roman" w:hAnsi="Times New Roman" w:cs="Times New Roman"/>
        </w:rPr>
      </w:pPr>
      <w:r w:rsidRPr="00667960">
        <w:rPr>
          <w:rFonts w:ascii="Times New Roman" w:hAnsi="Times New Roman" w:cs="Times New Roman"/>
        </w:rPr>
        <w:drawing>
          <wp:inline distT="0" distB="0" distL="0" distR="0" wp14:anchorId="7BC8990C" wp14:editId="19051D3F">
            <wp:extent cx="4351733" cy="323850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9131" cy="3258890"/>
                    </a:xfrm>
                    <a:prstGeom prst="rect">
                      <a:avLst/>
                    </a:prstGeom>
                    <a:noFill/>
                    <a:ln>
                      <a:noFill/>
                    </a:ln>
                  </pic:spPr>
                </pic:pic>
              </a:graphicData>
            </a:graphic>
          </wp:inline>
        </w:drawing>
      </w:r>
    </w:p>
    <w:p w14:paraId="2D00B597" w14:textId="77777777" w:rsidR="004B497B" w:rsidRPr="00667960" w:rsidRDefault="00973464" w:rsidP="00183BF0">
      <w:pPr>
        <w:spacing w:line="240" w:lineRule="auto"/>
        <w:ind w:left="567"/>
        <w:jc w:val="center"/>
        <w:rPr>
          <w:rFonts w:ascii="Times New Roman" w:eastAsia="Times New Roman" w:hAnsi="Times New Roman" w:cs="Times New Roman"/>
          <w:color w:val="000000"/>
          <w:sz w:val="24"/>
          <w:szCs w:val="24"/>
        </w:rPr>
      </w:pPr>
      <w:r w:rsidRPr="00667960">
        <w:rPr>
          <w:rFonts w:ascii="Times New Roman" w:eastAsia="Times New Roman" w:hAnsi="Times New Roman" w:cs="Times New Roman"/>
          <w:color w:val="000000"/>
          <w:sz w:val="24"/>
          <w:szCs w:val="24"/>
        </w:rPr>
        <w:t xml:space="preserve">Các nút </w:t>
      </w:r>
      <w:r w:rsidRPr="00667960">
        <w:rPr>
          <w:rFonts w:ascii="Times New Roman" w:eastAsia="Times New Roman" w:hAnsi="Times New Roman" w:cs="Times New Roman"/>
          <w:color w:val="000000"/>
          <w:sz w:val="24"/>
          <w:szCs w:val="24"/>
          <w:lang w:val="en-US"/>
        </w:rPr>
        <w:t>tôi</w:t>
      </w:r>
      <w:r w:rsidRPr="00667960">
        <w:rPr>
          <w:rFonts w:ascii="Times New Roman" w:eastAsia="Times New Roman" w:hAnsi="Times New Roman" w:cs="Times New Roman"/>
          <w:color w:val="000000"/>
          <w:sz w:val="24"/>
          <w:szCs w:val="24"/>
        </w:rPr>
        <w:t xml:space="preserve">, </w:t>
      </w:r>
      <w:r w:rsidRPr="00667960">
        <w:rPr>
          <w:rFonts w:ascii="Times New Roman" w:eastAsia="Times New Roman" w:hAnsi="Times New Roman" w:cs="Times New Roman"/>
          <w:color w:val="000000"/>
          <w:sz w:val="24"/>
          <w:szCs w:val="24"/>
          <w:lang w:val="en-US"/>
        </w:rPr>
        <w:t>học</w:t>
      </w:r>
      <w:r w:rsidRPr="00667960">
        <w:rPr>
          <w:rFonts w:ascii="Times New Roman" w:eastAsia="Times New Roman" w:hAnsi="Times New Roman" w:cs="Times New Roman"/>
          <w:color w:val="000000"/>
          <w:sz w:val="24"/>
          <w:szCs w:val="24"/>
        </w:rPr>
        <w:t xml:space="preserve">, </w:t>
      </w:r>
      <w:r w:rsidRPr="00667960">
        <w:rPr>
          <w:rFonts w:ascii="Times New Roman" w:eastAsia="Times New Roman" w:hAnsi="Times New Roman" w:cs="Times New Roman"/>
          <w:color w:val="000000"/>
          <w:sz w:val="24"/>
          <w:szCs w:val="24"/>
          <w:lang w:val="en-US"/>
        </w:rPr>
        <w:t>sinh</w:t>
      </w:r>
      <w:r w:rsidRPr="00667960">
        <w:rPr>
          <w:rFonts w:ascii="Times New Roman" w:eastAsia="Times New Roman" w:hAnsi="Times New Roman" w:cs="Times New Roman"/>
          <w:color w:val="000000"/>
          <w:sz w:val="24"/>
          <w:szCs w:val="24"/>
        </w:rPr>
        <w:t xml:space="preserve"> là các trạng thái, sự chuyển trại thái là các cạnh </w:t>
      </w:r>
    </w:p>
    <w:p w14:paraId="4E3D48AA" w14:textId="7188D13B" w:rsidR="00472DEC" w:rsidRPr="00667960" w:rsidRDefault="00973464" w:rsidP="00183BF0">
      <w:pPr>
        <w:spacing w:line="240" w:lineRule="auto"/>
        <w:ind w:left="567"/>
        <w:jc w:val="center"/>
        <w:rPr>
          <w:rFonts w:ascii="Times New Roman" w:hAnsi="Times New Roman" w:cs="Times New Roman"/>
          <w:lang w:val="en-US"/>
        </w:rPr>
      </w:pPr>
      <w:r w:rsidRPr="00667960">
        <w:rPr>
          <w:rFonts w:ascii="Times New Roman" w:eastAsia="Times New Roman" w:hAnsi="Times New Roman" w:cs="Times New Roman"/>
          <w:color w:val="000000"/>
          <w:sz w:val="24"/>
          <w:szCs w:val="24"/>
        </w:rPr>
        <w:t>với xác suất kèm theo</w:t>
      </w:r>
      <w:r w:rsidR="004B497B" w:rsidRPr="00667960">
        <w:rPr>
          <w:rFonts w:ascii="Times New Roman" w:eastAsia="Times New Roman" w:hAnsi="Times New Roman" w:cs="Times New Roman"/>
          <w:color w:val="000000"/>
          <w:sz w:val="24"/>
          <w:szCs w:val="24"/>
          <w:lang w:val="en-US"/>
        </w:rPr>
        <w:t xml:space="preserve">. </w:t>
      </w:r>
      <w:r w:rsidR="004B497B" w:rsidRPr="00667960">
        <w:rPr>
          <w:rFonts w:ascii="Times New Roman" w:eastAsia="Times New Roman" w:hAnsi="Times New Roman" w:cs="Times New Roman"/>
          <w:color w:val="000000"/>
          <w:sz w:val="24"/>
          <w:szCs w:val="24"/>
        </w:rPr>
        <w:t>Tổng xác suất các cạnh đi ra phải bằng 1</w:t>
      </w:r>
    </w:p>
    <w:p w14:paraId="06F0B0A1" w14:textId="77777777" w:rsidR="00472DEC" w:rsidRPr="00667960" w:rsidRDefault="00472DEC" w:rsidP="00E25A81">
      <w:pPr>
        <w:ind w:left="567"/>
        <w:jc w:val="center"/>
        <w:rPr>
          <w:rFonts w:ascii="Times New Roman" w:hAnsi="Times New Roman" w:cs="Times New Roman"/>
          <w:lang w:val="en-US"/>
        </w:rPr>
      </w:pPr>
    </w:p>
    <w:p w14:paraId="20607E1F" w14:textId="77777777" w:rsidR="00960B8E" w:rsidRPr="00667960" w:rsidRDefault="00960B8E" w:rsidP="00FC283C">
      <w:pPr>
        <w:spacing w:before="0" w:after="160" w:line="240" w:lineRule="auto"/>
        <w:jc w:val="center"/>
        <w:rPr>
          <w:rFonts w:ascii="Times New Roman" w:eastAsia="Yu Gothic Light" w:hAnsi="Times New Roman" w:cs="Times New Roman"/>
          <w:sz w:val="24"/>
          <w:szCs w:val="24"/>
          <w:lang w:val="en-US"/>
        </w:rPr>
      </w:pPr>
    </w:p>
    <w:p w14:paraId="24E56A67" w14:textId="7E652189" w:rsidR="00FC283C" w:rsidRPr="00667960" w:rsidRDefault="00FC283C" w:rsidP="00FC283C">
      <w:pPr>
        <w:spacing w:before="0" w:after="160" w:line="240" w:lineRule="auto"/>
        <w:ind w:firstLine="360"/>
        <w:jc w:val="left"/>
        <w:rPr>
          <w:rFonts w:ascii="Times New Roman" w:eastAsia="Yu Gothic Light" w:hAnsi="Times New Roman" w:cs="Times New Roman"/>
          <w:sz w:val="24"/>
          <w:szCs w:val="24"/>
          <w:lang w:val="en-US"/>
        </w:rPr>
      </w:pPr>
      <w:r w:rsidRPr="00667960">
        <w:rPr>
          <w:rFonts w:ascii="Times New Roman" w:eastAsia="Yu Gothic Light" w:hAnsi="Times New Roman" w:cs="Times New Roman"/>
          <w:color w:val="000000"/>
          <w:sz w:val="28"/>
          <w:szCs w:val="28"/>
          <w:lang w:val="en-US"/>
        </w:rPr>
        <w:t xml:space="preserve">   </w:t>
      </w:r>
      <w:r w:rsidR="007A281A" w:rsidRPr="00667960">
        <w:rPr>
          <w:rFonts w:ascii="Times New Roman" w:hAnsi="Times New Roman" w:cs="Times New Roman"/>
        </w:rPr>
        <w:t>Một Markov Chain M là một bộ</w:t>
      </w:r>
      <w:r w:rsidR="007553C9" w:rsidRPr="00667960">
        <w:rPr>
          <w:rFonts w:ascii="Times New Roman" w:hAnsi="Times New Roman" w:cs="Times New Roman"/>
          <w:lang w:val="en-US"/>
        </w:rPr>
        <w:t xml:space="preserve"> &lt;Q</w:t>
      </w:r>
      <w:r w:rsidR="004A75ED" w:rsidRPr="00667960">
        <w:rPr>
          <w:rFonts w:ascii="Times New Roman" w:hAnsi="Times New Roman" w:cs="Times New Roman"/>
          <w:lang w:val="en-US"/>
        </w:rPr>
        <w:t xml:space="preserve">, </w:t>
      </w:r>
      <w:r w:rsidR="004A75ED" w:rsidRPr="00667960">
        <w:rPr>
          <w:rFonts w:ascii="Times New Roman" w:hAnsi="Times New Roman" w:cs="Times New Roman"/>
        </w:rPr>
        <w:sym w:font="Symbol" w:char="F064"/>
      </w:r>
      <w:r w:rsidR="004A75ED" w:rsidRPr="00667960">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0</m:t>
            </m:r>
          </m:sub>
        </m:sSub>
        <m:r>
          <w:rPr>
            <w:rFonts w:ascii="Cambria Math" w:hAnsi="Cambria Math" w:cs="Times New Roman"/>
            <w:lang w:val="en-US"/>
          </w:rPr>
          <m:t>&gt;</m:t>
        </m:r>
      </m:oMath>
      <w:r w:rsidR="007553C9" w:rsidRPr="00667960">
        <w:rPr>
          <w:rFonts w:ascii="Times New Roman" w:hAnsi="Times New Roman" w:cs="Times New Roman"/>
          <w:lang w:val="en-US"/>
        </w:rPr>
        <w:t xml:space="preserve">, </w:t>
      </w:r>
      <w:r w:rsidR="007A281A" w:rsidRPr="00667960">
        <w:rPr>
          <w:rFonts w:ascii="Times New Roman" w:hAnsi="Times New Roman" w:cs="Times New Roman"/>
        </w:rPr>
        <w:t xml:space="preserve"> trong đó:</w:t>
      </w:r>
    </w:p>
    <w:p w14:paraId="3F5520DF" w14:textId="77777777" w:rsidR="00D94266" w:rsidRPr="00667960" w:rsidRDefault="00D94266" w:rsidP="00D94266">
      <w:pPr>
        <w:numPr>
          <w:ilvl w:val="0"/>
          <w:numId w:val="23"/>
        </w:numPr>
        <w:spacing w:before="0" w:after="0"/>
        <w:jc w:val="left"/>
        <w:rPr>
          <w:rFonts w:ascii="Times New Roman" w:eastAsia="Times New Roman" w:hAnsi="Times New Roman" w:cs="Times New Roman"/>
          <w:sz w:val="28"/>
          <w:szCs w:val="28"/>
        </w:rPr>
      </w:pPr>
      <m:oMath>
        <m:r>
          <w:rPr>
            <w:rFonts w:ascii="Cambria Math" w:eastAsia="Times New Roman" w:hAnsi="Cambria Math" w:cs="Times New Roman"/>
            <w:sz w:val="28"/>
            <w:szCs w:val="28"/>
          </w:rPr>
          <m:t>Q=</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q</m:t>
            </m:r>
          </m:e>
          <m:sub>
            <m:r>
              <w:rPr>
                <w:rFonts w:ascii="Cambria Math" w:eastAsia="Times New Roman" w:hAnsi="Cambria Math" w:cs="Times New Roman"/>
                <w:sz w:val="28"/>
                <w:szCs w:val="28"/>
              </w:rPr>
              <m:t>1</m:t>
            </m:r>
          </m:sub>
        </m:sSub>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q</m:t>
            </m:r>
          </m:e>
          <m:sub>
            <m:r>
              <w:rPr>
                <w:rFonts w:ascii="Cambria Math" w:eastAsia="Times New Roman" w:hAnsi="Cambria Math" w:cs="Times New Roman"/>
                <w:sz w:val="28"/>
                <w:szCs w:val="28"/>
              </w:rPr>
              <m:t>2</m:t>
            </m:r>
          </m:sub>
        </m:sSub>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q</m:t>
            </m:r>
          </m:e>
          <m:sub>
            <m:r>
              <w:rPr>
                <w:rFonts w:ascii="Cambria Math" w:eastAsia="Times New Roman" w:hAnsi="Cambria Math" w:cs="Times New Roman"/>
                <w:sz w:val="28"/>
                <w:szCs w:val="28"/>
              </w:rPr>
              <m:t>N</m:t>
            </m:r>
          </m:sub>
        </m:sSub>
      </m:oMath>
      <w:r w:rsidRPr="00667960">
        <w:rPr>
          <w:rFonts w:ascii="Times New Roman" w:eastAsia="Times New Roman" w:hAnsi="Times New Roman" w:cs="Times New Roman"/>
          <w:sz w:val="28"/>
          <w:szCs w:val="28"/>
        </w:rPr>
        <w:t xml:space="preserve">: một tập </w:t>
      </w:r>
      <m:oMath>
        <m:r>
          <w:rPr>
            <w:rFonts w:ascii="Cambria Math" w:eastAsia="Times New Roman" w:hAnsi="Cambria Math" w:cs="Times New Roman"/>
            <w:sz w:val="28"/>
            <w:szCs w:val="28"/>
          </w:rPr>
          <m:t>N</m:t>
        </m:r>
      </m:oMath>
      <w:r w:rsidRPr="00667960">
        <w:rPr>
          <w:rFonts w:ascii="Times New Roman" w:eastAsia="Times New Roman" w:hAnsi="Times New Roman" w:cs="Times New Roman"/>
          <w:sz w:val="28"/>
          <w:szCs w:val="28"/>
        </w:rPr>
        <w:t xml:space="preserve"> </w:t>
      </w:r>
      <w:r w:rsidRPr="00667960">
        <w:rPr>
          <w:rFonts w:ascii="Times New Roman" w:eastAsia="Times New Roman" w:hAnsi="Times New Roman" w:cs="Times New Roman"/>
          <w:b/>
          <w:sz w:val="28"/>
          <w:szCs w:val="28"/>
        </w:rPr>
        <w:t>trạng thái</w:t>
      </w:r>
      <w:r w:rsidRPr="00667960">
        <w:rPr>
          <w:rFonts w:ascii="Times New Roman" w:eastAsia="Times New Roman" w:hAnsi="Times New Roman" w:cs="Times New Roman"/>
          <w:sz w:val="28"/>
          <w:szCs w:val="28"/>
        </w:rPr>
        <w:t>.</w:t>
      </w:r>
    </w:p>
    <w:p w14:paraId="79D5E0D8" w14:textId="77777777" w:rsidR="004A75ED" w:rsidRPr="00667960" w:rsidRDefault="004A75ED" w:rsidP="00F85FA2">
      <w:pPr>
        <w:pStyle w:val="oancuaDanhsach"/>
        <w:numPr>
          <w:ilvl w:val="0"/>
          <w:numId w:val="23"/>
        </w:numPr>
        <w:spacing w:before="0" w:after="0" w:line="276" w:lineRule="auto"/>
        <w:jc w:val="left"/>
        <w:textAlignment w:val="baseline"/>
        <w:rPr>
          <w:rFonts w:ascii="Times New Roman" w:eastAsia="Yu Gothic Light" w:hAnsi="Times New Roman" w:cs="Times New Roman"/>
          <w:color w:val="000000"/>
          <w:sz w:val="28"/>
          <w:szCs w:val="28"/>
          <w:lang w:val="en-US"/>
        </w:rPr>
      </w:pPr>
      <w:r w:rsidRPr="00667960">
        <w:rPr>
          <w:rFonts w:ascii="Times New Roman" w:hAnsi="Times New Roman" w:cs="Times New Roman"/>
        </w:rPr>
        <w:sym w:font="Symbol" w:char="F064"/>
      </w:r>
      <w:r w:rsidRPr="00667960">
        <w:rPr>
          <w:rFonts w:ascii="Times New Roman" w:hAnsi="Times New Roman" w:cs="Times New Roman"/>
        </w:rPr>
        <w:t xml:space="preserve"> là hàm chuyển đổi trạng thái có trọng số. Trọng số trong </w:t>
      </w:r>
      <w:r w:rsidRPr="00667960">
        <w:rPr>
          <w:rFonts w:ascii="Times New Roman" w:hAnsi="Times New Roman" w:cs="Times New Roman"/>
        </w:rPr>
        <w:sym w:font="Symbol" w:char="F064"/>
      </w:r>
      <w:r w:rsidRPr="00667960">
        <w:rPr>
          <w:rFonts w:ascii="Times New Roman" w:hAnsi="Times New Roman" w:cs="Times New Roman"/>
        </w:rPr>
        <w:t xml:space="preserve"> là xác suất chuyển trạng thái tương ứng.</w:t>
      </w:r>
    </w:p>
    <w:p w14:paraId="7A904EA9" w14:textId="7FEFB851" w:rsidR="00FC283C" w:rsidRPr="00667960" w:rsidRDefault="00BC4F07" w:rsidP="00F85FA2">
      <w:pPr>
        <w:pStyle w:val="oancuaDanhsach"/>
        <w:numPr>
          <w:ilvl w:val="0"/>
          <w:numId w:val="23"/>
        </w:numPr>
        <w:spacing w:before="0" w:after="0" w:line="276" w:lineRule="auto"/>
        <w:jc w:val="left"/>
        <w:textAlignment w:val="baseline"/>
        <w:rPr>
          <w:rFonts w:ascii="Times New Roman" w:eastAsia="Yu Gothic Light" w:hAnsi="Times New Roman" w:cs="Times New Roman"/>
          <w:color w:val="000000"/>
          <w:sz w:val="28"/>
          <w:szCs w:val="28"/>
          <w:lang w:val="en-US"/>
        </w:rPr>
      </w:pPr>
      <m:oMath>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0</m:t>
            </m:r>
          </m:sub>
        </m:sSub>
      </m:oMath>
      <w:r w:rsidR="000A646A" w:rsidRPr="00667960">
        <w:rPr>
          <w:rFonts w:ascii="Times New Roman" w:hAnsi="Times New Roman" w:cs="Times New Roman"/>
        </w:rPr>
        <w:t xml:space="preserve"> là trạng thái bắt đầu</w:t>
      </w:r>
      <w:r w:rsidR="00CE0E09" w:rsidRPr="00667960">
        <w:rPr>
          <w:rFonts w:ascii="Times New Roman" w:hAnsi="Times New Roman" w:cs="Times New Roman"/>
          <w:color w:val="000000"/>
          <w:sz w:val="28"/>
          <w:szCs w:val="28"/>
        </w:rPr>
        <w:t>.</w:t>
      </w:r>
    </w:p>
    <w:p w14:paraId="5720336A" w14:textId="77777777" w:rsidR="00B6203B" w:rsidRPr="00667960" w:rsidRDefault="00B6203B" w:rsidP="00B6203B">
      <w:pPr>
        <w:spacing w:before="0" w:after="0" w:line="276" w:lineRule="auto"/>
        <w:ind w:left="927"/>
        <w:jc w:val="left"/>
        <w:textAlignment w:val="baseline"/>
        <w:rPr>
          <w:rFonts w:ascii="Times New Roman" w:eastAsia="Yu Gothic Light" w:hAnsi="Times New Roman" w:cs="Times New Roman"/>
          <w:color w:val="000000"/>
          <w:sz w:val="28"/>
          <w:szCs w:val="28"/>
          <w:lang w:val="en-US"/>
        </w:rPr>
      </w:pPr>
    </w:p>
    <w:p w14:paraId="77D55F4E" w14:textId="2E44877E" w:rsidR="005112A1" w:rsidRPr="00667960" w:rsidRDefault="005112A1" w:rsidP="0024358B">
      <w:pPr>
        <w:rPr>
          <w:rFonts w:ascii="Times New Roman" w:hAnsi="Times New Roman" w:cs="Times New Roman"/>
          <w:lang w:val="en-US"/>
        </w:rPr>
      </w:pPr>
    </w:p>
    <w:p w14:paraId="009EAFBE" w14:textId="32203C02" w:rsidR="00CD01EC" w:rsidRPr="00667960" w:rsidRDefault="000B24D0" w:rsidP="00F05037">
      <w:pPr>
        <w:pStyle w:val="u4"/>
        <w:numPr>
          <w:ilvl w:val="0"/>
          <w:numId w:val="11"/>
        </w:numPr>
        <w:rPr>
          <w:rFonts w:ascii="Times New Roman" w:hAnsi="Times New Roman" w:cs="Times New Roman"/>
          <w:lang w:val="en-US"/>
        </w:rPr>
      </w:pPr>
      <w:r w:rsidRPr="00667960">
        <w:rPr>
          <w:rFonts w:ascii="Times New Roman" w:hAnsi="Times New Roman" w:cs="Times New Roman"/>
          <w:lang w:val="en-US"/>
        </w:rPr>
        <w:lastRenderedPageBreak/>
        <w:t>Giới thiệu HMM</w:t>
      </w:r>
      <w:r w:rsidR="00233EBF" w:rsidRPr="00667960">
        <w:rPr>
          <w:rFonts w:ascii="Times New Roman" w:hAnsi="Times New Roman" w:cs="Times New Roman"/>
          <w:lang w:val="en-US"/>
        </w:rPr>
        <w:t xml:space="preserve"> </w:t>
      </w:r>
      <w:r w:rsidR="00233EBF" w:rsidRPr="00667960">
        <w:rPr>
          <w:rFonts w:ascii="Times New Roman" w:hAnsi="Times New Roman" w:cs="Times New Roman"/>
          <w:color w:val="000000"/>
          <w:szCs w:val="26"/>
        </w:rPr>
        <w:t>(Hidden Markov Models)</w:t>
      </w:r>
    </w:p>
    <w:p w14:paraId="78974736" w14:textId="4D351EA4" w:rsidR="00670CF1" w:rsidRPr="00667960" w:rsidRDefault="00AC28B6" w:rsidP="00AC28B6">
      <w:pPr>
        <w:ind w:left="720" w:firstLine="132"/>
        <w:rPr>
          <w:rFonts w:ascii="Times New Roman" w:hAnsi="Times New Roman" w:cs="Times New Roman"/>
          <w:color w:val="000000"/>
          <w:szCs w:val="26"/>
          <w:lang w:val="en-US"/>
        </w:rPr>
      </w:pPr>
      <w:r w:rsidRPr="00667960">
        <w:rPr>
          <w:rFonts w:ascii="Times New Roman" w:hAnsi="Times New Roman" w:cs="Times New Roman"/>
          <w:color w:val="000000"/>
          <w:szCs w:val="26"/>
          <w:lang w:val="en-US"/>
        </w:rPr>
        <w:t>Mô hình Markov ẩn (</w:t>
      </w:r>
      <w:r w:rsidR="00B83082" w:rsidRPr="00667960">
        <w:rPr>
          <w:rFonts w:ascii="Times New Roman" w:hAnsi="Times New Roman" w:cs="Times New Roman"/>
          <w:color w:val="000000"/>
          <w:szCs w:val="26"/>
        </w:rPr>
        <w:t>Hidden Markov Models</w:t>
      </w:r>
      <w:r w:rsidRPr="00667960">
        <w:rPr>
          <w:rFonts w:ascii="Times New Roman" w:hAnsi="Times New Roman" w:cs="Times New Roman"/>
          <w:color w:val="000000"/>
          <w:szCs w:val="26"/>
          <w:lang w:val="en-US"/>
        </w:rPr>
        <w:t xml:space="preserve">- HMM </w:t>
      </w:r>
      <w:r w:rsidR="00B83082" w:rsidRPr="00667960">
        <w:rPr>
          <w:rFonts w:ascii="Times New Roman" w:hAnsi="Times New Roman" w:cs="Times New Roman"/>
          <w:color w:val="000000"/>
          <w:szCs w:val="26"/>
        </w:rPr>
        <w:t>) là một trong những thuật toán được sử dụng phổ</w:t>
      </w:r>
      <w:r w:rsidRPr="00667960">
        <w:rPr>
          <w:rFonts w:ascii="Times New Roman" w:hAnsi="Times New Roman" w:cs="Times New Roman"/>
          <w:color w:val="000000"/>
          <w:szCs w:val="26"/>
          <w:lang w:val="en-US"/>
        </w:rPr>
        <w:t xml:space="preserve"> </w:t>
      </w:r>
      <w:r w:rsidR="00B83082" w:rsidRPr="00667960">
        <w:rPr>
          <w:rFonts w:ascii="Times New Roman" w:hAnsi="Times New Roman" w:cs="Times New Roman"/>
          <w:color w:val="000000"/>
          <w:szCs w:val="26"/>
        </w:rPr>
        <w:t>biến nhất trong Xử lý ngôn ngữ tự nhiên và là nền tảng cho nhiều kỹ thuật học sâu. Ngoài</w:t>
      </w:r>
      <w:r w:rsidR="00CF7272" w:rsidRPr="00667960">
        <w:rPr>
          <w:rFonts w:ascii="Times New Roman" w:hAnsi="Times New Roman" w:cs="Times New Roman"/>
          <w:color w:val="000000"/>
          <w:szCs w:val="26"/>
          <w:lang w:val="en-US"/>
        </w:rPr>
        <w:t xml:space="preserve"> </w:t>
      </w:r>
      <w:r w:rsidR="00B83082" w:rsidRPr="00667960">
        <w:rPr>
          <w:rFonts w:ascii="Times New Roman" w:hAnsi="Times New Roman" w:cs="Times New Roman"/>
          <w:color w:val="000000"/>
          <w:szCs w:val="26"/>
        </w:rPr>
        <w:t>gán nhãn từ loại, HMM còn được dùng để nhận dạng giọng nói, tổng hợp giọng nói, …</w:t>
      </w:r>
      <w:r w:rsidR="00CF7272" w:rsidRPr="00667960">
        <w:rPr>
          <w:rFonts w:ascii="Times New Roman" w:hAnsi="Times New Roman" w:cs="Times New Roman"/>
          <w:color w:val="000000"/>
          <w:szCs w:val="26"/>
          <w:lang w:val="en-US"/>
        </w:rPr>
        <w:t xml:space="preserve"> </w:t>
      </w:r>
    </w:p>
    <w:p w14:paraId="18C44BC9" w14:textId="1212972E" w:rsidR="00614232" w:rsidRPr="00667960" w:rsidRDefault="006943A3" w:rsidP="006943A3">
      <w:pPr>
        <w:ind w:left="720" w:firstLine="132"/>
        <w:rPr>
          <w:rFonts w:ascii="Times New Roman" w:eastAsia="Times New Roman" w:hAnsi="Times New Roman" w:cs="Times New Roman"/>
          <w:bCs/>
          <w:sz w:val="28"/>
          <w:szCs w:val="28"/>
          <w:lang w:val="en-US"/>
        </w:rPr>
      </w:pPr>
      <w:r w:rsidRPr="00667960">
        <w:rPr>
          <w:rFonts w:ascii="Times New Roman" w:eastAsia="Times New Roman" w:hAnsi="Times New Roman" w:cs="Times New Roman"/>
          <w:sz w:val="28"/>
          <w:szCs w:val="28"/>
        </w:rPr>
        <w:t xml:space="preserve">Một xích Markov </w:t>
      </w:r>
      <w:r w:rsidR="001F10B2" w:rsidRPr="00667960">
        <w:rPr>
          <w:rFonts w:ascii="Times New Roman" w:eastAsia="Times New Roman" w:hAnsi="Times New Roman" w:cs="Times New Roman"/>
          <w:sz w:val="28"/>
          <w:szCs w:val="28"/>
          <w:lang w:val="en-US"/>
        </w:rPr>
        <w:t>thường được sử dụng khi</w:t>
      </w:r>
      <w:r w:rsidRPr="00667960">
        <w:rPr>
          <w:rFonts w:ascii="Times New Roman" w:eastAsia="Times New Roman" w:hAnsi="Times New Roman" w:cs="Times New Roman"/>
          <w:sz w:val="28"/>
          <w:szCs w:val="28"/>
        </w:rPr>
        <w:t xml:space="preserve"> chúng ta cần tính một xác suất cho một chuỗi các sự kiện quan sát được. Nhưng khi các sự kiện đó bị </w:t>
      </w:r>
      <w:r w:rsidR="00233EBF" w:rsidRPr="00667960">
        <w:rPr>
          <w:rFonts w:ascii="Times New Roman" w:eastAsia="Times New Roman" w:hAnsi="Times New Roman" w:cs="Times New Roman"/>
          <w:bCs/>
          <w:sz w:val="28"/>
          <w:szCs w:val="28"/>
          <w:lang w:val="en-US"/>
        </w:rPr>
        <w:t>ẩn</w:t>
      </w:r>
      <w:r w:rsidR="001F10B2" w:rsidRPr="00667960">
        <w:rPr>
          <w:rFonts w:ascii="Times New Roman" w:eastAsia="Times New Roman" w:hAnsi="Times New Roman" w:cs="Times New Roman"/>
          <w:bCs/>
          <w:sz w:val="28"/>
          <w:szCs w:val="28"/>
          <w:lang w:val="en-US"/>
        </w:rPr>
        <w:t xml:space="preserve"> và chúng ta không thể thấy nó trực tiếp thì xích Markov không thể giải quyết được</w:t>
      </w:r>
      <w:r w:rsidRPr="00667960">
        <w:rPr>
          <w:rFonts w:ascii="Times New Roman" w:eastAsia="Times New Roman" w:hAnsi="Times New Roman" w:cs="Times New Roman"/>
          <w:bCs/>
          <w:sz w:val="28"/>
          <w:szCs w:val="28"/>
        </w:rPr>
        <w:t>.</w:t>
      </w:r>
      <w:r w:rsidR="00614232" w:rsidRPr="00667960">
        <w:rPr>
          <w:rFonts w:ascii="Times New Roman" w:eastAsia="Times New Roman" w:hAnsi="Times New Roman" w:cs="Times New Roman"/>
          <w:bCs/>
          <w:sz w:val="28"/>
          <w:szCs w:val="28"/>
          <w:lang w:val="en-US"/>
        </w:rPr>
        <w:t xml:space="preserve"> Nên giải pháp thay thế ở đây là mô hình </w:t>
      </w:r>
      <w:r w:rsidR="00702152" w:rsidRPr="00667960">
        <w:rPr>
          <w:rFonts w:ascii="Times New Roman" w:eastAsia="Times New Roman" w:hAnsi="Times New Roman" w:cs="Times New Roman"/>
          <w:bCs/>
          <w:sz w:val="28"/>
          <w:szCs w:val="28"/>
          <w:lang w:val="en-US"/>
        </w:rPr>
        <w:t>Markov ẩn</w:t>
      </w:r>
    </w:p>
    <w:p w14:paraId="74C189FD" w14:textId="03360759" w:rsidR="006943A3" w:rsidRPr="00667960" w:rsidRDefault="006943A3" w:rsidP="006943A3">
      <w:pPr>
        <w:ind w:left="720" w:firstLine="132"/>
        <w:rPr>
          <w:rFonts w:ascii="Times New Roman" w:eastAsia="Times New Roman" w:hAnsi="Times New Roman" w:cs="Times New Roman"/>
          <w:sz w:val="28"/>
          <w:szCs w:val="28"/>
        </w:rPr>
      </w:pPr>
      <w:r w:rsidRPr="00667960">
        <w:rPr>
          <w:rFonts w:ascii="Times New Roman" w:eastAsia="Times New Roman" w:hAnsi="Times New Roman" w:cs="Times New Roman"/>
          <w:bCs/>
          <w:sz w:val="28"/>
          <w:szCs w:val="28"/>
        </w:rPr>
        <w:t xml:space="preserve"> Ví dụ, trong bài toán gán nhãn, chúng ta chỉ thấy các từ</w:t>
      </w:r>
      <w:r w:rsidR="00ED2B35" w:rsidRPr="00667960">
        <w:rPr>
          <w:rFonts w:ascii="Times New Roman" w:eastAsia="Times New Roman" w:hAnsi="Times New Roman" w:cs="Times New Roman"/>
          <w:bCs/>
          <w:sz w:val="28"/>
          <w:szCs w:val="28"/>
          <w:lang w:val="en-US"/>
        </w:rPr>
        <w:t xml:space="preserve"> là</w:t>
      </w:r>
      <w:r w:rsidR="007F604E" w:rsidRPr="00667960">
        <w:rPr>
          <w:rFonts w:ascii="Times New Roman" w:eastAsia="Times New Roman" w:hAnsi="Times New Roman" w:cs="Times New Roman"/>
          <w:bCs/>
          <w:sz w:val="28"/>
          <w:szCs w:val="28"/>
          <w:lang w:val="en-US"/>
        </w:rPr>
        <w:t xml:space="preserve"> các</w:t>
      </w:r>
      <w:r w:rsidR="00ED2B35" w:rsidRPr="00667960">
        <w:rPr>
          <w:rFonts w:ascii="Times New Roman" w:eastAsia="Times New Roman" w:hAnsi="Times New Roman" w:cs="Times New Roman"/>
          <w:bCs/>
          <w:sz w:val="28"/>
          <w:szCs w:val="28"/>
          <w:lang w:val="en-US"/>
        </w:rPr>
        <w:t xml:space="preserve"> trạng thái quan sát được</w:t>
      </w:r>
      <w:r w:rsidRPr="00667960">
        <w:rPr>
          <w:rFonts w:ascii="Times New Roman" w:eastAsia="Times New Roman" w:hAnsi="Times New Roman" w:cs="Times New Roman"/>
          <w:bCs/>
          <w:sz w:val="28"/>
          <w:szCs w:val="28"/>
        </w:rPr>
        <w:t>, chúng ta không thấy nhãn (từ loại) của nó</w:t>
      </w:r>
      <w:r w:rsidR="00E826DE" w:rsidRPr="00667960">
        <w:rPr>
          <w:rFonts w:ascii="Times New Roman" w:eastAsia="Times New Roman" w:hAnsi="Times New Roman" w:cs="Times New Roman"/>
          <w:bCs/>
          <w:sz w:val="28"/>
          <w:szCs w:val="28"/>
          <w:lang w:val="en-US"/>
        </w:rPr>
        <w:t xml:space="preserve"> là các trạng thái ẩn</w:t>
      </w:r>
      <w:r w:rsidRPr="00667960">
        <w:rPr>
          <w:rFonts w:ascii="Times New Roman" w:eastAsia="Times New Roman" w:hAnsi="Times New Roman" w:cs="Times New Roman"/>
          <w:bCs/>
          <w:sz w:val="28"/>
          <w:szCs w:val="28"/>
        </w:rPr>
        <w:t>, và chúng ta muốn gán nhãn cho chuỗi các từ đó</w:t>
      </w:r>
      <w:r w:rsidR="00CA20F0" w:rsidRPr="00667960">
        <w:rPr>
          <w:rFonts w:ascii="Times New Roman" w:eastAsia="Times New Roman" w:hAnsi="Times New Roman" w:cs="Times New Roman"/>
          <w:bCs/>
          <w:sz w:val="28"/>
          <w:szCs w:val="28"/>
          <w:lang w:val="en-US"/>
        </w:rPr>
        <w:t>,</w:t>
      </w:r>
      <w:r w:rsidR="001F10B2" w:rsidRPr="00667960">
        <w:rPr>
          <w:rFonts w:ascii="Times New Roman" w:eastAsia="Times New Roman" w:hAnsi="Times New Roman" w:cs="Times New Roman"/>
          <w:bCs/>
          <w:sz w:val="28"/>
          <w:szCs w:val="28"/>
          <w:lang w:val="en-US"/>
        </w:rPr>
        <w:t xml:space="preserve"> thì chúng ta có thể sử dụng</w:t>
      </w:r>
      <w:r w:rsidR="00ED2B35" w:rsidRPr="00667960">
        <w:rPr>
          <w:rFonts w:ascii="Times New Roman" w:eastAsia="Times New Roman" w:hAnsi="Times New Roman" w:cs="Times New Roman"/>
          <w:bCs/>
          <w:sz w:val="28"/>
          <w:szCs w:val="28"/>
          <w:lang w:val="en-US"/>
        </w:rPr>
        <w:t xml:space="preserve"> mô hình</w:t>
      </w:r>
      <w:r w:rsidR="001F10B2" w:rsidRPr="00667960">
        <w:rPr>
          <w:rFonts w:ascii="Times New Roman" w:eastAsia="Times New Roman" w:hAnsi="Times New Roman" w:cs="Times New Roman"/>
          <w:bCs/>
          <w:sz w:val="28"/>
          <w:szCs w:val="28"/>
          <w:lang w:val="en-US"/>
        </w:rPr>
        <w:t xml:space="preserve"> </w:t>
      </w:r>
      <w:r w:rsidR="008B686B" w:rsidRPr="00667960">
        <w:rPr>
          <w:rFonts w:ascii="Times New Roman" w:eastAsia="Times New Roman" w:hAnsi="Times New Roman" w:cs="Times New Roman"/>
          <w:bCs/>
          <w:sz w:val="28"/>
          <w:szCs w:val="28"/>
          <w:lang w:val="en-US"/>
        </w:rPr>
        <w:t>Markov ẩn</w:t>
      </w:r>
      <w:r w:rsidR="001F10B2" w:rsidRPr="00667960">
        <w:rPr>
          <w:rFonts w:ascii="Times New Roman" w:eastAsia="Times New Roman" w:hAnsi="Times New Roman" w:cs="Times New Roman"/>
          <w:bCs/>
          <w:sz w:val="28"/>
          <w:szCs w:val="28"/>
          <w:lang w:val="en-US"/>
        </w:rPr>
        <w:t xml:space="preserve">. </w:t>
      </w:r>
      <w:r w:rsidR="001F10B2" w:rsidRPr="00667960">
        <w:rPr>
          <w:rFonts w:ascii="Times New Roman" w:eastAsia="Times New Roman" w:hAnsi="Times New Roman" w:cs="Times New Roman"/>
          <w:sz w:val="28"/>
          <w:szCs w:val="28"/>
        </w:rPr>
        <w:t xml:space="preserve">Nó cho phép chúng ta quan tâm đến cả các sự kiện </w:t>
      </w:r>
      <w:r w:rsidR="001F10B2" w:rsidRPr="00667960">
        <w:rPr>
          <w:rFonts w:ascii="Times New Roman" w:eastAsia="Times New Roman" w:hAnsi="Times New Roman" w:cs="Times New Roman"/>
          <w:i/>
          <w:sz w:val="28"/>
          <w:szCs w:val="28"/>
        </w:rPr>
        <w:t>quan sát</w:t>
      </w:r>
      <w:r w:rsidR="001F10B2" w:rsidRPr="00667960">
        <w:rPr>
          <w:rFonts w:ascii="Times New Roman" w:eastAsia="Times New Roman" w:hAnsi="Times New Roman" w:cs="Times New Roman"/>
          <w:sz w:val="28"/>
          <w:szCs w:val="28"/>
        </w:rPr>
        <w:t xml:space="preserve"> và các sự kiện </w:t>
      </w:r>
      <w:r w:rsidR="001F10B2" w:rsidRPr="00667960">
        <w:rPr>
          <w:rFonts w:ascii="Times New Roman" w:eastAsia="Times New Roman" w:hAnsi="Times New Roman" w:cs="Times New Roman"/>
          <w:i/>
          <w:sz w:val="28"/>
          <w:szCs w:val="28"/>
        </w:rPr>
        <w:t>ẩn</w:t>
      </w:r>
      <w:r w:rsidR="001F10B2" w:rsidRPr="00667960">
        <w:rPr>
          <w:rFonts w:ascii="Times New Roman" w:eastAsia="Times New Roman" w:hAnsi="Times New Roman" w:cs="Times New Roman"/>
          <w:sz w:val="28"/>
          <w:szCs w:val="28"/>
        </w:rPr>
        <w:t>. Một mô hình Markov ẩn được chỉ rõ bởi các thành phần sau:</w:t>
      </w:r>
    </w:p>
    <w:p w14:paraId="4E41DD63" w14:textId="2542F987" w:rsidR="005E475B" w:rsidRPr="00667960" w:rsidRDefault="005E475B" w:rsidP="006943A3">
      <w:pPr>
        <w:ind w:left="720" w:firstLine="132"/>
        <w:rPr>
          <w:rFonts w:ascii="Times New Roman" w:hAnsi="Times New Roman" w:cs="Times New Roman"/>
        </w:rPr>
      </w:pPr>
      <w:r w:rsidRPr="00667960">
        <w:rPr>
          <w:rFonts w:ascii="Times New Roman" w:eastAsia="Times New Roman" w:hAnsi="Times New Roman" w:cs="Times New Roman"/>
          <w:sz w:val="28"/>
          <w:szCs w:val="28"/>
          <w:lang w:val="en-US"/>
        </w:rPr>
        <w:t>-</w:t>
      </w:r>
      <w:r w:rsidRPr="00667960">
        <w:rPr>
          <w:rFonts w:ascii="Times New Roman" w:hAnsi="Times New Roman" w:cs="Times New Roman"/>
        </w:rPr>
        <w:t xml:space="preserve"> S =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1</m:t>
            </m:r>
          </m:sub>
        </m:sSub>
      </m:oMath>
      <w:r w:rsidRPr="00667960">
        <w:rPr>
          <w:rFonts w:ascii="Times New Roman" w:hAnsi="Times New Roman" w:cs="Times New Roman"/>
        </w:rPr>
        <w:t xml:space="preserve"> ,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2</m:t>
            </m:r>
          </m:sub>
        </m:sSub>
      </m:oMath>
      <w:r w:rsidRPr="00667960">
        <w:rPr>
          <w:rFonts w:ascii="Times New Roman" w:hAnsi="Times New Roman" w:cs="Times New Roman"/>
        </w:rPr>
        <w:t xml:space="preserve"> , ..,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n</m:t>
            </m:r>
          </m:sub>
        </m:sSub>
      </m:oMath>
      <w:r w:rsidRPr="00667960">
        <w:rPr>
          <w:rFonts w:ascii="Times New Roman" w:hAnsi="Times New Roman" w:cs="Times New Roman"/>
        </w:rPr>
        <w:t xml:space="preserve"> } là tập các trạng thái ẩn</w:t>
      </w:r>
    </w:p>
    <w:p w14:paraId="0DC7A7AF" w14:textId="32782D79" w:rsidR="005E00C2" w:rsidRPr="00667960" w:rsidRDefault="005E00C2" w:rsidP="006943A3">
      <w:pPr>
        <w:ind w:left="720" w:firstLine="132"/>
        <w:rPr>
          <w:rFonts w:ascii="Times New Roman" w:hAnsi="Times New Roman" w:cs="Times New Roman"/>
        </w:rPr>
      </w:pPr>
      <w:r w:rsidRPr="00667960">
        <w:rPr>
          <w:rFonts w:ascii="Times New Roman" w:hAnsi="Times New Roman" w:cs="Times New Roman"/>
          <w:lang w:val="en-US"/>
        </w:rPr>
        <w:t>-</w:t>
      </w:r>
      <w:r w:rsidRPr="00667960">
        <w:rPr>
          <w:rFonts w:ascii="Times New Roman" w:hAnsi="Times New Roman" w:cs="Times New Roman"/>
        </w:rPr>
        <w:t xml:space="preserve"> </w:t>
      </w:r>
      <w:r w:rsidRPr="00667960">
        <w:rPr>
          <w:rFonts w:ascii="Times New Roman" w:hAnsi="Times New Roman" w:cs="Times New Roman"/>
          <w:lang w:val="en-US"/>
        </w:rPr>
        <w:t>Trạng t</w:t>
      </w:r>
      <w:r w:rsidRPr="00667960">
        <w:rPr>
          <w:rFonts w:ascii="Times New Roman" w:hAnsi="Times New Roman" w:cs="Times New Roman"/>
        </w:rPr>
        <w:t xml:space="preserve">hái đặc biệt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0</m:t>
            </m:r>
          </m:sub>
        </m:sSub>
      </m:oMath>
      <w:r w:rsidRPr="00667960">
        <w:rPr>
          <w:rFonts w:ascii="Times New Roman" w:hAnsi="Times New Roman" w:cs="Times New Roman"/>
        </w:rPr>
        <w:t xml:space="preserve"> là trạng thái bắt đầu</w:t>
      </w:r>
    </w:p>
    <w:p w14:paraId="64FC3A97" w14:textId="0A00CA1D" w:rsidR="00E30988" w:rsidRPr="00667960" w:rsidRDefault="00E30988" w:rsidP="006943A3">
      <w:pPr>
        <w:ind w:left="720" w:firstLine="132"/>
        <w:rPr>
          <w:rFonts w:ascii="Times New Roman" w:hAnsi="Times New Roman" w:cs="Times New Roman"/>
          <w:lang w:val="en-US"/>
        </w:rPr>
      </w:pPr>
      <w:r w:rsidRPr="00667960">
        <w:rPr>
          <w:rFonts w:ascii="Times New Roman" w:hAnsi="Times New Roman" w:cs="Times New Roman"/>
          <w:lang w:val="en-US"/>
        </w:rPr>
        <w:t>-</w:t>
      </w:r>
      <w:r w:rsidRPr="00667960">
        <w:rPr>
          <w:rFonts w:ascii="Times New Roman" w:hAnsi="Times New Roman" w:cs="Times New Roman"/>
        </w:rPr>
        <w:t xml:space="preserve"> K =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1</m:t>
            </m:r>
          </m:sub>
        </m:sSub>
      </m:oMath>
      <w:r w:rsidRPr="00667960">
        <w:rPr>
          <w:rFonts w:ascii="Times New Roman" w:hAnsi="Times New Roman" w:cs="Times New Roman"/>
        </w:rPr>
        <w:t xml:space="preserve"> ,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2</m:t>
            </m:r>
          </m:sub>
        </m:sSub>
      </m:oMath>
      <w:r w:rsidRPr="00667960">
        <w:rPr>
          <w:rFonts w:ascii="Times New Roman" w:hAnsi="Times New Roman" w:cs="Times New Roman"/>
        </w:rPr>
        <w:t xml:space="preserve"> , ..,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m</m:t>
            </m:r>
          </m:sub>
        </m:sSub>
      </m:oMath>
      <w:r w:rsidRPr="00667960">
        <w:rPr>
          <w:rFonts w:ascii="Times New Roman" w:hAnsi="Times New Roman" w:cs="Times New Roman"/>
        </w:rPr>
        <w:t>} là tập các giá trị quan sát</w:t>
      </w:r>
      <w:r w:rsidR="00557373" w:rsidRPr="00667960">
        <w:rPr>
          <w:rFonts w:ascii="Times New Roman" w:hAnsi="Times New Roman" w:cs="Times New Roman"/>
          <w:lang w:val="en-US"/>
        </w:rPr>
        <w:t xml:space="preserve"> được</w:t>
      </w:r>
    </w:p>
    <w:p w14:paraId="48A7D935" w14:textId="49B412D4" w:rsidR="00DC38FB" w:rsidRPr="00667960" w:rsidRDefault="00DC38FB" w:rsidP="006943A3">
      <w:pPr>
        <w:ind w:left="720" w:firstLine="132"/>
        <w:rPr>
          <w:rFonts w:ascii="Times New Roman" w:hAnsi="Times New Roman" w:cs="Times New Roman"/>
        </w:rPr>
      </w:pPr>
      <w:r w:rsidRPr="00667960">
        <w:rPr>
          <w:rFonts w:ascii="Times New Roman" w:hAnsi="Times New Roman" w:cs="Times New Roman"/>
          <w:lang w:val="en-US"/>
        </w:rPr>
        <w:t>-</w:t>
      </w:r>
      <w:r w:rsidRPr="00667960">
        <w:rPr>
          <w:rFonts w:ascii="Times New Roman" w:hAnsi="Times New Roman" w:cs="Times New Roman"/>
        </w:rPr>
        <w:t xml:space="preserve"> A =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a</m:t>
            </m:r>
          </m:e>
          <m:sub>
            <m:r>
              <w:rPr>
                <w:rFonts w:ascii="Cambria Math" w:eastAsia="Times New Roman" w:hAnsi="Cambria Math" w:cs="Times New Roman"/>
                <w:sz w:val="28"/>
                <w:szCs w:val="28"/>
              </w:rPr>
              <m:t>ij</m:t>
            </m:r>
          </m:sub>
        </m:sSub>
      </m:oMath>
      <w:r w:rsidRPr="00667960">
        <w:rPr>
          <w:rFonts w:ascii="Times New Roman" w:hAnsi="Times New Roman" w:cs="Times New Roman"/>
        </w:rPr>
        <w:t xml:space="preserve">}, (i,j = 1..n) là ma trận chuyển trạng thái, trong đó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a</m:t>
            </m:r>
          </m:e>
          <m:sub>
            <m:r>
              <w:rPr>
                <w:rFonts w:ascii="Cambria Math" w:eastAsia="Times New Roman" w:hAnsi="Cambria Math" w:cs="Times New Roman"/>
                <w:sz w:val="28"/>
                <w:szCs w:val="28"/>
              </w:rPr>
              <m:t>ij</m:t>
            </m:r>
          </m:sub>
        </m:sSub>
      </m:oMath>
      <w:r w:rsidRPr="00667960">
        <w:rPr>
          <w:rFonts w:ascii="Times New Roman" w:hAnsi="Times New Roman" w:cs="Times New Roman"/>
        </w:rPr>
        <w:t xml:space="preserve"> là xác suất chuyển từ trạng thái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i</m:t>
            </m:r>
          </m:sub>
        </m:sSub>
      </m:oMath>
      <w:r w:rsidRPr="00667960">
        <w:rPr>
          <w:rFonts w:ascii="Times New Roman" w:hAnsi="Times New Roman" w:cs="Times New Roman"/>
        </w:rPr>
        <w:t xml:space="preserve"> sang trạng thái</w:t>
      </w:r>
      <w:r w:rsidR="00F25147" w:rsidRPr="00667960">
        <w:rPr>
          <w:rFonts w:ascii="Times New Roman" w:hAnsi="Times New Roman" w:cs="Times New Roman"/>
          <w:lang w:val="en-US"/>
        </w:rPr>
        <w:t xml:space="preserve">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j</m:t>
            </m:r>
          </m:sub>
        </m:sSub>
      </m:oMath>
      <w:r w:rsidRPr="00667960">
        <w:rPr>
          <w:rFonts w:ascii="Times New Roman" w:hAnsi="Times New Roman" w:cs="Times New Roman"/>
        </w:rPr>
        <w:t xml:space="preserve"> .</w:t>
      </w:r>
    </w:p>
    <w:p w14:paraId="38826A8E" w14:textId="7DB98D93" w:rsidR="000E65B3" w:rsidRPr="00667960" w:rsidRDefault="003267F6" w:rsidP="000E65B3">
      <w:pPr>
        <w:ind w:left="720" w:firstLine="132"/>
        <w:rPr>
          <w:rFonts w:ascii="Times New Roman" w:hAnsi="Times New Roman" w:cs="Times New Roman"/>
        </w:rPr>
      </w:pPr>
      <w:r w:rsidRPr="00667960">
        <w:rPr>
          <w:rFonts w:ascii="Times New Roman" w:hAnsi="Times New Roman" w:cs="Times New Roman"/>
          <w:lang w:val="en-US"/>
        </w:rPr>
        <w:t>-</w:t>
      </w:r>
      <w:r w:rsidRPr="00667960">
        <w:rPr>
          <w:rFonts w:ascii="Times New Roman" w:hAnsi="Times New Roman" w:cs="Times New Roman"/>
        </w:rPr>
        <w:t xml:space="preserve"> B =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b</m:t>
            </m:r>
          </m:e>
          <m:sub>
            <m:r>
              <w:rPr>
                <w:rFonts w:ascii="Cambria Math" w:eastAsia="Times New Roman" w:hAnsi="Cambria Math" w:cs="Times New Roman"/>
                <w:sz w:val="28"/>
                <w:szCs w:val="28"/>
              </w:rPr>
              <m:t>ij</m:t>
            </m:r>
          </m:sub>
        </m:sSub>
      </m:oMath>
      <w:r w:rsidRPr="00667960">
        <w:rPr>
          <w:rFonts w:ascii="Times New Roman" w:hAnsi="Times New Roman" w:cs="Times New Roman"/>
        </w:rPr>
        <w:t xml:space="preserve">} (i=1..n, j=1..m) là ma trận emisson (thể hiện), trong đó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b</m:t>
            </m:r>
          </m:e>
          <m:sub>
            <m:r>
              <w:rPr>
                <w:rFonts w:ascii="Cambria Math" w:eastAsia="Times New Roman" w:hAnsi="Cambria Math" w:cs="Times New Roman"/>
                <w:sz w:val="28"/>
                <w:szCs w:val="28"/>
              </w:rPr>
              <m:t>ij</m:t>
            </m:r>
          </m:sub>
        </m:sSub>
      </m:oMath>
      <w:r w:rsidRPr="00667960">
        <w:rPr>
          <w:rFonts w:ascii="Times New Roman" w:hAnsi="Times New Roman" w:cs="Times New Roman"/>
        </w:rPr>
        <w:t xml:space="preserve"> là xác suất trạng thái ẩn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i</m:t>
            </m:r>
          </m:sub>
        </m:sSub>
      </m:oMath>
      <w:r w:rsidRPr="00667960">
        <w:rPr>
          <w:rFonts w:ascii="Times New Roman" w:hAnsi="Times New Roman" w:cs="Times New Roman"/>
        </w:rPr>
        <w:t xml:space="preserve"> thể hiện bằng giá trị quan sát </w:t>
      </w:r>
      <w:r w:rsidR="00357D6A" w:rsidRPr="00667960">
        <w:rPr>
          <w:rFonts w:ascii="Times New Roman" w:hAnsi="Times New Roman" w:cs="Times New Roman"/>
        </w:rPr>
        <w:t xml:space="preserve">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k</m:t>
            </m:r>
          </m:e>
          <m:sub>
            <m:r>
              <w:rPr>
                <w:rFonts w:ascii="Cambria Math" w:eastAsia="Times New Roman" w:hAnsi="Cambria Math" w:cs="Times New Roman"/>
                <w:sz w:val="28"/>
                <w:szCs w:val="28"/>
              </w:rPr>
              <m:t>j</m:t>
            </m:r>
          </m:sub>
        </m:sSub>
      </m:oMath>
      <w:r w:rsidR="00357D6A" w:rsidRPr="00667960">
        <w:rPr>
          <w:rFonts w:ascii="Times New Roman" w:hAnsi="Times New Roman" w:cs="Times New Roman"/>
        </w:rPr>
        <w:t>.</w:t>
      </w:r>
    </w:p>
    <w:p w14:paraId="6730F0B5" w14:textId="4FDB356F" w:rsidR="005057ED" w:rsidRPr="00667960" w:rsidRDefault="005057ED" w:rsidP="005057ED">
      <w:pPr>
        <w:rPr>
          <w:rFonts w:ascii="Times New Roman" w:hAnsi="Times New Roman" w:cs="Times New Roman"/>
          <w:lang w:val="en-US"/>
        </w:rPr>
      </w:pPr>
      <w:r w:rsidRPr="00667960">
        <w:rPr>
          <w:rFonts w:ascii="Times New Roman" w:hAnsi="Times New Roman" w:cs="Times New Roman"/>
        </w:rPr>
        <w:tab/>
        <w:t>Một số giả thiết trong HMM</w:t>
      </w:r>
      <w:r w:rsidRPr="00667960">
        <w:rPr>
          <w:rFonts w:ascii="Times New Roman" w:hAnsi="Times New Roman" w:cs="Times New Roman"/>
          <w:lang w:val="en-US"/>
        </w:rPr>
        <w:t>:</w:t>
      </w:r>
    </w:p>
    <w:p w14:paraId="789D1379" w14:textId="356EB3D7" w:rsidR="005057ED" w:rsidRPr="00667960" w:rsidRDefault="002B778C" w:rsidP="002B778C">
      <w:pPr>
        <w:ind w:left="1440"/>
        <w:rPr>
          <w:rFonts w:ascii="Times New Roman" w:hAnsi="Times New Roman" w:cs="Times New Roman"/>
        </w:rPr>
      </w:pPr>
      <w:r w:rsidRPr="00667960">
        <w:rPr>
          <w:rFonts w:ascii="Times New Roman" w:hAnsi="Times New Roman" w:cs="Times New Roman"/>
          <w:lang w:val="en-US"/>
        </w:rPr>
        <w:t xml:space="preserve">- </w:t>
      </w:r>
      <w:r w:rsidR="00BF39D8" w:rsidRPr="00667960">
        <w:rPr>
          <w:rFonts w:ascii="Times New Roman" w:hAnsi="Times New Roman" w:cs="Times New Roman"/>
        </w:rPr>
        <w:t>Sự độc lập của các kết quả quan sát được: Kết quả quan sát chỉ phụ thuộc vào trạng thái ẩn hiện tại, không phụ thuộc vào các trạng thái ẩn trước đó.</w:t>
      </w:r>
    </w:p>
    <w:p w14:paraId="0FF5A01A" w14:textId="25700857" w:rsidR="00EF4C79" w:rsidRPr="00667960" w:rsidRDefault="0013029B" w:rsidP="00EF4C79">
      <w:pPr>
        <w:jc w:val="center"/>
        <w:rPr>
          <w:rFonts w:ascii="Times New Roman" w:eastAsia="Times New Roman" w:hAnsi="Times New Roman" w:cs="Times New Roman"/>
          <w:sz w:val="28"/>
          <w:szCs w:val="28"/>
        </w:rPr>
      </w:pPr>
      <w:r w:rsidRPr="00667960">
        <w:rPr>
          <w:rFonts w:ascii="Times New Roman" w:hAnsi="Times New Roman" w:cs="Times New Roman"/>
        </w:rPr>
        <w:tab/>
      </w:r>
      <w:r w:rsidRPr="00667960">
        <w:rPr>
          <w:rFonts w:ascii="Times New Roman" w:hAnsi="Times New Roman" w:cs="Times New Roman"/>
        </w:rPr>
        <w:tab/>
      </w:r>
      <w:r w:rsidRPr="00667960">
        <w:rPr>
          <w:rFonts w:ascii="Times New Roman" w:hAnsi="Times New Roman" w:cs="Times New Roman"/>
        </w:rPr>
        <w:tab/>
      </w:r>
      <w:r w:rsidR="001821BE" w:rsidRPr="00667960">
        <w:rPr>
          <w:rFonts w:ascii="Times New Roman" w:hAnsi="Times New Roman" w:cs="Times New Roman"/>
        </w:rPr>
        <w:t>p(</w:t>
      </w:r>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oMath>
      <w:r w:rsidR="001821BE" w:rsidRPr="0066796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1821BE" w:rsidRPr="00667960">
        <w:rPr>
          <w:rFonts w:ascii="Times New Roman" w:hAnsi="Times New Roman" w:cs="Times New Roman"/>
        </w:rPr>
        <w:t xml:space="preserve"> ..</w:t>
      </w:r>
      <w:r w:rsidR="000542B5" w:rsidRPr="00667960">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1821BE" w:rsidRPr="00667960">
        <w:rPr>
          <w:rFonts w:ascii="Times New Roman" w:hAnsi="Times New Roman" w:cs="Times New Roman"/>
        </w:rPr>
        <w:t xml:space="preserve"> ,</w:t>
      </w:r>
      <w:r w:rsidR="00C22C48" w:rsidRPr="00667960">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1</m:t>
            </m:r>
          </m:sub>
        </m:sSub>
      </m:oMath>
      <w:r w:rsidR="001821BE" w:rsidRPr="00667960">
        <w:rPr>
          <w:rFonts w:ascii="Times New Roman" w:hAnsi="Times New Roman" w:cs="Times New Roman"/>
        </w:rPr>
        <w:t xml:space="preserve"> ..</w:t>
      </w:r>
      <w:r w:rsidR="00C22C48" w:rsidRPr="00667960">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oMath>
      <w:r w:rsidR="001821BE" w:rsidRPr="00667960">
        <w:rPr>
          <w:rFonts w:ascii="Times New Roman" w:hAnsi="Times New Roman" w:cs="Times New Roman"/>
        </w:rPr>
        <w:t xml:space="preserve"> ) = p(</w:t>
      </w:r>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oMath>
      <w:r w:rsidR="001821BE" w:rsidRPr="0066796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001821BE" w:rsidRPr="00667960">
        <w:rPr>
          <w:rFonts w:ascii="Times New Roman" w:hAnsi="Times New Roman" w:cs="Times New Roman"/>
        </w:rPr>
        <w:t xml:space="preserve"> )</w:t>
      </w:r>
      <w:r w:rsidR="006123E8" w:rsidRPr="00667960">
        <w:rPr>
          <w:rFonts w:ascii="Times New Roman" w:eastAsia="Times New Roman" w:hAnsi="Times New Roman" w:cs="Times New Roman"/>
          <w:sz w:val="28"/>
          <w:szCs w:val="28"/>
        </w:rPr>
        <w:t>.</w:t>
      </w:r>
    </w:p>
    <w:p w14:paraId="2CD0B8C3" w14:textId="7F326EC1" w:rsidR="00EF4C79" w:rsidRPr="00667960" w:rsidRDefault="00EF4C79" w:rsidP="002B778C">
      <w:pPr>
        <w:ind w:left="1440"/>
        <w:rPr>
          <w:rFonts w:ascii="Times New Roman" w:hAnsi="Times New Roman" w:cs="Times New Roman"/>
        </w:rPr>
      </w:pPr>
      <w:r w:rsidRPr="00667960">
        <w:rPr>
          <w:rFonts w:ascii="Times New Roman" w:eastAsia="Times New Roman" w:hAnsi="Times New Roman" w:cs="Times New Roman"/>
          <w:sz w:val="28"/>
          <w:szCs w:val="28"/>
          <w:lang w:val="en-US"/>
        </w:rPr>
        <w:lastRenderedPageBreak/>
        <w:t>-</w:t>
      </w:r>
      <w:r w:rsidRPr="00667960">
        <w:rPr>
          <w:rFonts w:ascii="Times New Roman" w:hAnsi="Times New Roman" w:cs="Times New Roman"/>
        </w:rPr>
        <w:t xml:space="preserve"> Giới hạn kinh nghiệm: trạng kế tiếp phụ thuộc vào trạng thái hiện tại và một số hữu hạn k các trạng thái trước đó:</w:t>
      </w:r>
    </w:p>
    <w:p w14:paraId="465BEDEF" w14:textId="30720602" w:rsidR="00D44B26" w:rsidRPr="00667960" w:rsidRDefault="00D44B26" w:rsidP="00EF4C79">
      <w:pPr>
        <w:rPr>
          <w:rFonts w:ascii="Times New Roman" w:eastAsia="Times New Roman" w:hAnsi="Times New Roman" w:cs="Times New Roman"/>
          <w:sz w:val="28"/>
          <w:szCs w:val="28"/>
          <w:lang w:val="en-US"/>
        </w:rPr>
      </w:pPr>
      <w:r w:rsidRPr="00667960">
        <w:rPr>
          <w:rFonts w:ascii="Times New Roman" w:hAnsi="Times New Roman" w:cs="Times New Roman"/>
        </w:rPr>
        <w:tab/>
      </w:r>
      <w:r w:rsidRPr="00667960">
        <w:rPr>
          <w:rFonts w:ascii="Times New Roman" w:hAnsi="Times New Roman" w:cs="Times New Roman"/>
        </w:rPr>
        <w:tab/>
      </w:r>
      <w:r w:rsidRPr="00667960">
        <w:rPr>
          <w:rFonts w:ascii="Times New Roman" w:hAnsi="Times New Roman" w:cs="Times New Roman"/>
        </w:rPr>
        <w:tab/>
      </w:r>
      <w:r w:rsidR="00DE09C6" w:rsidRPr="00667960">
        <w:rPr>
          <w:rFonts w:ascii="Times New Roman" w:hAnsi="Times New Roman" w:cs="Times New Roman"/>
        </w:rPr>
        <w:tab/>
      </w:r>
      <w:r w:rsidR="00DE09C6" w:rsidRPr="00667960">
        <w:rPr>
          <w:rFonts w:ascii="Times New Roman" w:hAnsi="Times New Roman" w:cs="Times New Roman"/>
        </w:rPr>
        <w:tab/>
      </w:r>
      <w:r w:rsidR="001821BE" w:rsidRPr="00667960">
        <w:rPr>
          <w:rFonts w:ascii="Times New Roman" w:hAnsi="Times New Roman" w:cs="Times New Roman"/>
          <w:lang w:val="en-US"/>
        </w:rPr>
        <w:t xml:space="preserve">        </w:t>
      </w:r>
      <w:r w:rsidRPr="00667960">
        <w:rPr>
          <w:rFonts w:ascii="Times New Roman" w:hAnsi="Times New Roman" w:cs="Times New Roman"/>
        </w:rPr>
        <w:t>p(</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Pr="0066796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667960">
        <w:rPr>
          <w:rFonts w:ascii="Times New Roman" w:hAnsi="Times New Roman" w:cs="Times New Roman"/>
        </w:rPr>
        <w:t xml:space="preserve"> ..</w:t>
      </w:r>
      <w:r w:rsidR="0003613B" w:rsidRPr="00667960">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T-1</m:t>
            </m:r>
          </m:sub>
        </m:sSub>
      </m:oMath>
      <w:r w:rsidRPr="00667960">
        <w:rPr>
          <w:rFonts w:ascii="Times New Roman" w:hAnsi="Times New Roman" w:cs="Times New Roman"/>
        </w:rPr>
        <w:t>) = p(</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oMath>
      <w:r w:rsidRPr="0066796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T-k</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T-1</m:t>
            </m:r>
          </m:sub>
        </m:sSub>
      </m:oMath>
      <w:r w:rsidRPr="00667960">
        <w:rPr>
          <w:rFonts w:ascii="Times New Roman" w:hAnsi="Times New Roman" w:cs="Times New Roman"/>
        </w:rPr>
        <w:t xml:space="preserve"> )</w:t>
      </w:r>
    </w:p>
    <w:p w14:paraId="0B9AAFB7" w14:textId="3E10EC73" w:rsidR="007A53AB" w:rsidRPr="00667960" w:rsidRDefault="00BD15EA" w:rsidP="005D440E">
      <w:pPr>
        <w:rPr>
          <w:rFonts w:ascii="Times New Roman" w:hAnsi="Times New Roman" w:cs="Times New Roman"/>
          <w:lang w:val="en-US"/>
        </w:rPr>
      </w:pPr>
      <w:r w:rsidRPr="00667960">
        <w:rPr>
          <w:rFonts w:ascii="Times New Roman" w:hAnsi="Times New Roman" w:cs="Times New Roman"/>
          <w:lang w:val="en-US"/>
        </w:rPr>
        <w:tab/>
      </w:r>
      <w:r w:rsidRPr="00667960">
        <w:rPr>
          <w:rFonts w:ascii="Times New Roman" w:hAnsi="Times New Roman" w:cs="Times New Roman"/>
          <w:lang w:val="en-US"/>
        </w:rPr>
        <w:tab/>
        <w:t>Ví dụ:</w:t>
      </w:r>
    </w:p>
    <w:p w14:paraId="372049D1" w14:textId="538FA768" w:rsidR="00BD15EA" w:rsidRPr="00667960" w:rsidRDefault="00BD15EA" w:rsidP="005D440E">
      <w:pPr>
        <w:rPr>
          <w:rFonts w:ascii="Times New Roman" w:hAnsi="Times New Roman" w:cs="Times New Roman"/>
          <w:lang w:val="en-US"/>
        </w:rPr>
      </w:pPr>
      <w:r w:rsidRPr="00667960">
        <w:rPr>
          <w:rFonts w:ascii="Times New Roman" w:hAnsi="Times New Roman" w:cs="Times New Roman"/>
          <w:lang w:val="en-US"/>
        </w:rPr>
        <w:tab/>
      </w:r>
      <w:r w:rsidRPr="00667960">
        <w:rPr>
          <w:rFonts w:ascii="Times New Roman" w:hAnsi="Times New Roman" w:cs="Times New Roman"/>
          <w:lang w:val="en-US"/>
        </w:rPr>
        <w:tab/>
      </w:r>
      <w:r w:rsidRPr="00667960">
        <w:rPr>
          <w:rFonts w:ascii="Times New Roman" w:hAnsi="Times New Roman" w:cs="Times New Roman"/>
          <w:lang w:val="en-US"/>
        </w:rPr>
        <w:tab/>
      </w:r>
      <w:r w:rsidRPr="00667960">
        <w:rPr>
          <w:rFonts w:ascii="Times New Roman" w:hAnsi="Times New Roman" w:cs="Times New Roman"/>
          <w:lang w:val="en-US"/>
        </w:rPr>
        <w:drawing>
          <wp:inline distT="0" distB="0" distL="0" distR="0" wp14:anchorId="49162DF4" wp14:editId="72EDB611">
            <wp:extent cx="4877481" cy="3181794"/>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7481" cy="3181794"/>
                    </a:xfrm>
                    <a:prstGeom prst="rect">
                      <a:avLst/>
                    </a:prstGeom>
                  </pic:spPr>
                </pic:pic>
              </a:graphicData>
            </a:graphic>
          </wp:inline>
        </w:drawing>
      </w:r>
    </w:p>
    <w:p w14:paraId="405DCD18" w14:textId="0E9EE589" w:rsidR="00BD15EA" w:rsidRPr="00667960" w:rsidRDefault="00BD15EA" w:rsidP="005D440E">
      <w:pPr>
        <w:rPr>
          <w:rFonts w:ascii="Times New Roman" w:hAnsi="Times New Roman" w:cs="Times New Roman"/>
          <w:lang w:val="en-US"/>
        </w:rPr>
      </w:pPr>
      <w:r w:rsidRPr="00667960">
        <w:rPr>
          <w:rFonts w:ascii="Times New Roman" w:hAnsi="Times New Roman" w:cs="Times New Roman"/>
          <w:lang w:val="en-US"/>
        </w:rPr>
        <w:tab/>
      </w:r>
      <w:r w:rsidR="002F4C35" w:rsidRPr="00667960">
        <w:rPr>
          <w:rFonts w:ascii="Times New Roman" w:hAnsi="Times New Roman" w:cs="Times New Roman"/>
          <w:lang w:val="en-US"/>
        </w:rPr>
        <w:tab/>
        <w:t>-</w:t>
      </w:r>
      <w:r w:rsidRPr="00667960">
        <w:rPr>
          <w:rFonts w:ascii="Times New Roman" w:hAnsi="Times New Roman" w:cs="Times New Roman"/>
          <w:lang w:val="en-US"/>
        </w:rPr>
        <w:t>Tr</w:t>
      </w:r>
      <w:r w:rsidR="004709A5" w:rsidRPr="00667960">
        <w:rPr>
          <w:rFonts w:ascii="Times New Roman" w:hAnsi="Times New Roman" w:cs="Times New Roman"/>
          <w:lang w:val="en-US"/>
        </w:rPr>
        <w:t>ạng</w:t>
      </w:r>
      <w:r w:rsidRPr="00667960">
        <w:rPr>
          <w:rFonts w:ascii="Times New Roman" w:hAnsi="Times New Roman" w:cs="Times New Roman"/>
          <w:lang w:val="en-US"/>
        </w:rPr>
        <w:t xml:space="preserve"> thái ẩn</w:t>
      </w:r>
      <w:r w:rsidR="004709A5" w:rsidRPr="00667960">
        <w:rPr>
          <w:rFonts w:ascii="Times New Roman" w:hAnsi="Times New Roman" w:cs="Times New Roman"/>
          <w:lang w:val="en-US"/>
        </w:rPr>
        <w:t xml:space="preserve"> Hidden State : N, V, A</w:t>
      </w:r>
    </w:p>
    <w:p w14:paraId="77F81F14" w14:textId="0B80CA42" w:rsidR="004709A5" w:rsidRPr="00667960" w:rsidRDefault="004709A5" w:rsidP="005D440E">
      <w:pPr>
        <w:rPr>
          <w:rFonts w:ascii="Times New Roman" w:hAnsi="Times New Roman" w:cs="Times New Roman"/>
          <w:lang w:val="en-US"/>
        </w:rPr>
      </w:pPr>
      <w:r w:rsidRPr="00667960">
        <w:rPr>
          <w:rFonts w:ascii="Times New Roman" w:hAnsi="Times New Roman" w:cs="Times New Roman"/>
          <w:lang w:val="en-US"/>
        </w:rPr>
        <w:tab/>
      </w:r>
      <w:r w:rsidR="002F4C35" w:rsidRPr="00667960">
        <w:rPr>
          <w:rFonts w:ascii="Times New Roman" w:hAnsi="Times New Roman" w:cs="Times New Roman"/>
          <w:lang w:val="en-US"/>
        </w:rPr>
        <w:tab/>
        <w:t>-</w:t>
      </w:r>
      <w:r w:rsidRPr="00667960">
        <w:rPr>
          <w:rFonts w:ascii="Times New Roman" w:hAnsi="Times New Roman" w:cs="Times New Roman"/>
          <w:lang w:val="en-US"/>
        </w:rPr>
        <w:t>Trạng thái bắt đầu: S</w:t>
      </w:r>
    </w:p>
    <w:p w14:paraId="1F493C0F" w14:textId="3FEE9C00" w:rsidR="004709A5" w:rsidRPr="00667960" w:rsidRDefault="002F4C35" w:rsidP="002F4C35">
      <w:pPr>
        <w:ind w:left="1440"/>
        <w:rPr>
          <w:rFonts w:ascii="Times New Roman" w:hAnsi="Times New Roman" w:cs="Times New Roman"/>
          <w:lang w:val="en-US"/>
        </w:rPr>
      </w:pPr>
      <w:r w:rsidRPr="00667960">
        <w:rPr>
          <w:rFonts w:ascii="Times New Roman" w:hAnsi="Times New Roman" w:cs="Times New Roman"/>
          <w:lang w:val="en-US"/>
        </w:rPr>
        <w:t>-</w:t>
      </w:r>
      <w:r w:rsidR="004709A5" w:rsidRPr="00667960">
        <w:rPr>
          <w:rFonts w:ascii="Times New Roman" w:hAnsi="Times New Roman" w:cs="Times New Roman"/>
          <w:lang w:val="en-US"/>
        </w:rPr>
        <w:t xml:space="preserve">Trạng thái quan sát được Observation: Tôi, Chúng tôi, Nỗ lực, học, lác đác, </w:t>
      </w:r>
      <w:r w:rsidRPr="00667960">
        <w:rPr>
          <w:rFonts w:ascii="Times New Roman" w:hAnsi="Times New Roman" w:cs="Times New Roman"/>
          <w:lang w:val="en-US"/>
        </w:rPr>
        <w:t xml:space="preserve"> </w:t>
      </w:r>
      <w:r w:rsidR="004709A5" w:rsidRPr="00667960">
        <w:rPr>
          <w:rFonts w:ascii="Times New Roman" w:hAnsi="Times New Roman" w:cs="Times New Roman"/>
          <w:lang w:val="en-US"/>
        </w:rPr>
        <w:t>nhàm chán</w:t>
      </w:r>
    </w:p>
    <w:p w14:paraId="7371D6F5" w14:textId="3FE379DA" w:rsidR="004709A5" w:rsidRPr="00667960" w:rsidRDefault="002F4C35" w:rsidP="002F4C35">
      <w:pPr>
        <w:ind w:left="1440"/>
        <w:rPr>
          <w:rFonts w:ascii="Times New Roman" w:hAnsi="Times New Roman" w:cs="Times New Roman"/>
          <w:lang w:val="en-US"/>
        </w:rPr>
      </w:pPr>
      <w:r w:rsidRPr="00667960">
        <w:rPr>
          <w:rFonts w:ascii="Times New Roman" w:eastAsiaTheme="minorEastAsia" w:hAnsi="Times New Roman" w:cs="Times New Roman"/>
          <w:sz w:val="28"/>
          <w:szCs w:val="28"/>
          <w:lang w:val="en-US"/>
        </w:rPr>
        <w:t>-</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a</m:t>
            </m:r>
          </m:e>
          <m:sub>
            <m:r>
              <w:rPr>
                <w:rFonts w:ascii="Cambria Math" w:eastAsia="Times New Roman" w:hAnsi="Cambria Math" w:cs="Times New Roman"/>
                <w:sz w:val="28"/>
                <w:szCs w:val="28"/>
              </w:rPr>
              <m:t>ij</m:t>
            </m:r>
          </m:sub>
        </m:sSub>
      </m:oMath>
      <w:r w:rsidR="00C6239A" w:rsidRPr="00667960">
        <w:rPr>
          <w:rFonts w:ascii="Times New Roman" w:hAnsi="Times New Roman" w:cs="Times New Roman"/>
          <w:lang w:val="en-US"/>
        </w:rPr>
        <w:t xml:space="preserve"> là các xác suất chuyển trạng thái, </w:t>
      </w: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b</m:t>
            </m:r>
          </m:e>
          <m:sub>
            <m:r>
              <w:rPr>
                <w:rFonts w:ascii="Cambria Math" w:eastAsia="Times New Roman" w:hAnsi="Cambria Math" w:cs="Times New Roman"/>
                <w:sz w:val="28"/>
                <w:szCs w:val="28"/>
              </w:rPr>
              <m:t>ij</m:t>
            </m:r>
          </m:sub>
        </m:sSub>
      </m:oMath>
      <w:r w:rsidR="00C6239A" w:rsidRPr="00667960">
        <w:rPr>
          <w:rFonts w:ascii="Times New Roman" w:hAnsi="Times New Roman" w:cs="Times New Roman"/>
          <w:lang w:val="en-US"/>
        </w:rPr>
        <w:t xml:space="preserve"> là các xác suất trong ma trận thể hiện (emission)</w:t>
      </w:r>
    </w:p>
    <w:p w14:paraId="53CC6EAD" w14:textId="0A1F2AC2" w:rsidR="000E65B3" w:rsidRPr="00667960" w:rsidRDefault="00516D05" w:rsidP="000E65B3">
      <w:pPr>
        <w:pStyle w:val="u4"/>
        <w:numPr>
          <w:ilvl w:val="0"/>
          <w:numId w:val="11"/>
        </w:numPr>
        <w:rPr>
          <w:rFonts w:ascii="Times New Roman" w:hAnsi="Times New Roman" w:cs="Times New Roman"/>
          <w:lang w:val="en-US"/>
        </w:rPr>
      </w:pPr>
      <w:r w:rsidRPr="00667960">
        <w:rPr>
          <w:rFonts w:ascii="Times New Roman" w:hAnsi="Times New Roman" w:cs="Times New Roman"/>
          <w:lang w:val="en-US"/>
        </w:rPr>
        <w:t>Laplace</w:t>
      </w:r>
      <w:r w:rsidR="00413489" w:rsidRPr="00667960">
        <w:rPr>
          <w:rFonts w:ascii="Times New Roman" w:hAnsi="Times New Roman" w:cs="Times New Roman"/>
          <w:lang w:val="en-US"/>
        </w:rPr>
        <w:t xml:space="preserve"> Smoothing</w:t>
      </w:r>
    </w:p>
    <w:p w14:paraId="11DE1E68" w14:textId="61B7AB5F" w:rsidR="000E65B3" w:rsidRPr="00667960" w:rsidRDefault="006968A8" w:rsidP="00516D05">
      <w:pPr>
        <w:ind w:left="852"/>
        <w:rPr>
          <w:rFonts w:ascii="Times New Roman" w:hAnsi="Times New Roman" w:cs="Times New Roman"/>
          <w:lang w:val="en-US"/>
        </w:rPr>
      </w:pPr>
      <w:r w:rsidRPr="00667960">
        <w:rPr>
          <w:rFonts w:ascii="Times New Roman" w:hAnsi="Times New Roman" w:cs="Times New Roman"/>
          <w:lang w:val="en-US"/>
        </w:rPr>
        <w:t xml:space="preserve">Giả sử ta có ma trận xác suất chuyển trạng thái A và ma trận thể hiện B, </w:t>
      </w:r>
      <w:r w:rsidR="003756E0" w:rsidRPr="00667960">
        <w:rPr>
          <w:rFonts w:ascii="Times New Roman" w:hAnsi="Times New Roman" w:cs="Times New Roman"/>
          <w:lang w:val="en-US"/>
        </w:rPr>
        <w:t xml:space="preserve">các chỉ số hiện tại trong </w:t>
      </w:r>
      <w:r w:rsidR="009F0D23" w:rsidRPr="00667960">
        <w:rPr>
          <w:rFonts w:ascii="Times New Roman" w:hAnsi="Times New Roman" w:cs="Times New Roman"/>
          <w:lang w:val="en-US"/>
        </w:rPr>
        <w:t>ma trận</w:t>
      </w:r>
      <w:r w:rsidR="003756E0" w:rsidRPr="00667960">
        <w:rPr>
          <w:rFonts w:ascii="Times New Roman" w:hAnsi="Times New Roman" w:cs="Times New Roman"/>
          <w:lang w:val="en-US"/>
        </w:rPr>
        <w:t xml:space="preserve"> có thể có giá trị 0, tuy nhiên đây không phải là giá trị tuyệt đối, vì ta chỉ làm việc với bộ train nhỏ, </w:t>
      </w:r>
      <w:r w:rsidR="009F0D23" w:rsidRPr="00667960">
        <w:rPr>
          <w:rFonts w:ascii="Times New Roman" w:hAnsi="Times New Roman" w:cs="Times New Roman"/>
          <w:lang w:val="en-US"/>
        </w:rPr>
        <w:t>tức</w:t>
      </w:r>
      <w:r w:rsidR="003756E0" w:rsidRPr="00667960">
        <w:rPr>
          <w:rFonts w:ascii="Times New Roman" w:hAnsi="Times New Roman" w:cs="Times New Roman"/>
          <w:lang w:val="en-US"/>
        </w:rPr>
        <w:t xml:space="preserve"> không có nghĩa là</w:t>
      </w:r>
      <w:r w:rsidR="009F0D23" w:rsidRPr="00667960">
        <w:rPr>
          <w:rFonts w:ascii="Times New Roman" w:hAnsi="Times New Roman" w:cs="Times New Roman"/>
          <w:lang w:val="en-US"/>
        </w:rPr>
        <w:t xml:space="preserve"> sẽ</w:t>
      </w:r>
      <w:r w:rsidR="003756E0" w:rsidRPr="00667960">
        <w:rPr>
          <w:rFonts w:ascii="Times New Roman" w:hAnsi="Times New Roman" w:cs="Times New Roman"/>
          <w:lang w:val="en-US"/>
        </w:rPr>
        <w:t xml:space="preserve"> </w:t>
      </w:r>
      <w:r w:rsidR="00FB7F23" w:rsidRPr="00667960">
        <w:rPr>
          <w:rFonts w:ascii="Times New Roman" w:hAnsi="Times New Roman" w:cs="Times New Roman"/>
          <w:lang w:val="en-US"/>
        </w:rPr>
        <w:t xml:space="preserve">không có trường hợp </w:t>
      </w:r>
      <w:r w:rsidR="009F0D23" w:rsidRPr="00667960">
        <w:rPr>
          <w:rFonts w:ascii="Times New Roman" w:hAnsi="Times New Roman" w:cs="Times New Roman"/>
          <w:lang w:val="en-US"/>
        </w:rPr>
        <w:t>nào. Nên với phương pháp Laplace</w:t>
      </w:r>
      <w:r w:rsidR="00E55CF9" w:rsidRPr="00667960">
        <w:rPr>
          <w:rFonts w:ascii="Times New Roman" w:hAnsi="Times New Roman" w:cs="Times New Roman"/>
          <w:lang w:val="en-US"/>
        </w:rPr>
        <w:t>,</w:t>
      </w:r>
      <w:r w:rsidR="009F0D23" w:rsidRPr="00667960">
        <w:rPr>
          <w:rFonts w:ascii="Times New Roman" w:hAnsi="Times New Roman" w:cs="Times New Roman"/>
          <w:lang w:val="en-US"/>
        </w:rPr>
        <w:t xml:space="preserve"> ta cộng tất cả các chỉ số này với 1. Việc này giúp ta </w:t>
      </w:r>
      <w:r w:rsidR="009F0D23" w:rsidRPr="00667960">
        <w:rPr>
          <w:rFonts w:ascii="Times New Roman" w:hAnsi="Times New Roman" w:cs="Times New Roman"/>
          <w:lang w:val="en-US"/>
        </w:rPr>
        <w:lastRenderedPageBreak/>
        <w:t>bao quát</w:t>
      </w:r>
      <w:r w:rsidR="001B3A4E" w:rsidRPr="00667960">
        <w:rPr>
          <w:rFonts w:ascii="Times New Roman" w:hAnsi="Times New Roman" w:cs="Times New Roman"/>
          <w:lang w:val="en-US"/>
        </w:rPr>
        <w:t xml:space="preserve"> hơn</w:t>
      </w:r>
      <w:r w:rsidR="009F0D23" w:rsidRPr="00667960">
        <w:rPr>
          <w:rFonts w:ascii="Times New Roman" w:hAnsi="Times New Roman" w:cs="Times New Roman"/>
          <w:lang w:val="en-US"/>
        </w:rPr>
        <w:t xml:space="preserve"> tất cả các trường hợp</w:t>
      </w:r>
      <w:r w:rsidR="001B3A4E" w:rsidRPr="00667960">
        <w:rPr>
          <w:rFonts w:ascii="Times New Roman" w:hAnsi="Times New Roman" w:cs="Times New Roman"/>
          <w:lang w:val="en-US"/>
        </w:rPr>
        <w:t>,</w:t>
      </w:r>
      <w:r w:rsidR="009F0D23" w:rsidRPr="00667960">
        <w:rPr>
          <w:rFonts w:ascii="Times New Roman" w:hAnsi="Times New Roman" w:cs="Times New Roman"/>
          <w:lang w:val="en-US"/>
        </w:rPr>
        <w:t xml:space="preserve"> đồng thời giúp việc chia xác suất trở nên thuận tiện hơn</w:t>
      </w:r>
    </w:p>
    <w:p w14:paraId="468CDC34" w14:textId="56C3F1EE" w:rsidR="00D1139A" w:rsidRPr="00667960" w:rsidRDefault="00D1139A" w:rsidP="00D1139A">
      <w:pPr>
        <w:pStyle w:val="u3"/>
        <w:numPr>
          <w:ilvl w:val="2"/>
          <w:numId w:val="2"/>
        </w:numPr>
        <w:ind w:left="1004"/>
        <w:rPr>
          <w:rFonts w:ascii="Times New Roman" w:hAnsi="Times New Roman" w:cs="Times New Roman"/>
        </w:rPr>
      </w:pPr>
      <w:bookmarkStart w:id="26" w:name="_Toc93691810"/>
      <w:r w:rsidRPr="00667960">
        <w:rPr>
          <w:rFonts w:ascii="Times New Roman" w:hAnsi="Times New Roman" w:cs="Times New Roman"/>
          <w:lang w:val="en-US"/>
        </w:rPr>
        <w:t>Thuật toán Viterbi</w:t>
      </w:r>
      <w:bookmarkEnd w:id="26"/>
    </w:p>
    <w:p w14:paraId="40466155" w14:textId="1EC478D1" w:rsidR="003E279A" w:rsidRPr="00667960" w:rsidRDefault="00D804D0" w:rsidP="00D804D0">
      <w:pPr>
        <w:ind w:left="720"/>
        <w:rPr>
          <w:rFonts w:ascii="Times New Roman" w:hAnsi="Times New Roman" w:cs="Times New Roman"/>
          <w:sz w:val="28"/>
          <w:szCs w:val="28"/>
        </w:rPr>
      </w:pPr>
      <w:r w:rsidRPr="00667960">
        <w:rPr>
          <w:rFonts w:ascii="Times New Roman" w:hAnsi="Times New Roman" w:cs="Times New Roman"/>
          <w:sz w:val="28"/>
          <w:szCs w:val="28"/>
          <w:lang w:val="en-US"/>
        </w:rPr>
        <w:t>-</w:t>
      </w:r>
      <w:r w:rsidR="0086348D" w:rsidRPr="00667960">
        <w:rPr>
          <w:rFonts w:ascii="Times New Roman" w:hAnsi="Times New Roman" w:cs="Times New Roman"/>
          <w:sz w:val="28"/>
          <w:szCs w:val="28"/>
          <w:lang w:val="en-US"/>
        </w:rPr>
        <w:t xml:space="preserve">Viterbi là thuật toán dùng để </w:t>
      </w:r>
      <w:r w:rsidR="00D2635D" w:rsidRPr="00667960">
        <w:rPr>
          <w:rFonts w:ascii="Times New Roman" w:hAnsi="Times New Roman" w:cs="Times New Roman"/>
          <w:sz w:val="28"/>
          <w:szCs w:val="28"/>
        </w:rPr>
        <w:t>xác đ</w:t>
      </w:r>
      <w:r w:rsidR="00EB4A47" w:rsidRPr="00667960">
        <w:rPr>
          <w:rFonts w:ascii="Times New Roman" w:hAnsi="Times New Roman" w:cs="Times New Roman"/>
          <w:sz w:val="28"/>
          <w:szCs w:val="28"/>
          <w:lang w:val="en-US"/>
        </w:rPr>
        <w:t>ị</w:t>
      </w:r>
      <w:r w:rsidR="00D2635D" w:rsidRPr="00667960">
        <w:rPr>
          <w:rFonts w:ascii="Times New Roman" w:hAnsi="Times New Roman" w:cs="Times New Roman"/>
          <w:sz w:val="28"/>
          <w:szCs w:val="28"/>
        </w:rPr>
        <w:t xml:space="preserve">nh được chuỗi trạng thái mà có </w:t>
      </w:r>
      <w:r w:rsidR="00753908" w:rsidRPr="00667960">
        <w:rPr>
          <w:rFonts w:ascii="Times New Roman" w:hAnsi="Times New Roman" w:cs="Times New Roman"/>
          <w:sz w:val="28"/>
          <w:szCs w:val="28"/>
          <w:lang w:val="en-US"/>
        </w:rPr>
        <w:t>xác suất</w:t>
      </w:r>
      <w:r w:rsidR="00D2635D" w:rsidRPr="00667960">
        <w:rPr>
          <w:rFonts w:ascii="Times New Roman" w:hAnsi="Times New Roman" w:cs="Times New Roman"/>
          <w:sz w:val="28"/>
          <w:szCs w:val="28"/>
        </w:rPr>
        <w:t xml:space="preserve"> đưa ra được chuỗi quan sát cho trước </w:t>
      </w:r>
      <w:r w:rsidR="00D2635D" w:rsidRPr="00667960">
        <w:rPr>
          <w:rFonts w:ascii="Times New Roman" w:hAnsi="Times New Roman" w:cs="Times New Roman"/>
          <w:sz w:val="28"/>
          <w:szCs w:val="28"/>
          <w:lang w:val="en-US"/>
        </w:rPr>
        <w:t>cao nhất</w:t>
      </w:r>
      <w:r w:rsidR="00D2635D" w:rsidRPr="00667960">
        <w:rPr>
          <w:rFonts w:ascii="Times New Roman" w:hAnsi="Times New Roman" w:cs="Times New Roman"/>
          <w:sz w:val="28"/>
          <w:szCs w:val="28"/>
        </w:rPr>
        <w:t xml:space="preserve"> </w:t>
      </w:r>
      <w:r w:rsidR="00EB4A47" w:rsidRPr="00667960">
        <w:rPr>
          <w:rFonts w:ascii="Times New Roman" w:hAnsi="Times New Roman" w:cs="Times New Roman"/>
          <w:sz w:val="28"/>
          <w:szCs w:val="28"/>
          <w:lang w:val="en-US"/>
        </w:rPr>
        <w:t xml:space="preserve">, thuật toán này </w:t>
      </w:r>
      <w:r w:rsidR="003E279A" w:rsidRPr="00667960">
        <w:rPr>
          <w:rFonts w:ascii="Times New Roman" w:hAnsi="Times New Roman" w:cs="Times New Roman"/>
          <w:sz w:val="28"/>
          <w:szCs w:val="28"/>
        </w:rPr>
        <w:t>chọn các giá trị xác suất chuyển đổi lớn nhất tại mỗi bước</w:t>
      </w:r>
      <w:r w:rsidR="00EB4A47" w:rsidRPr="00667960">
        <w:rPr>
          <w:rFonts w:ascii="Times New Roman" w:hAnsi="Times New Roman" w:cs="Times New Roman"/>
          <w:sz w:val="28"/>
          <w:szCs w:val="28"/>
          <w:lang w:val="en-US"/>
        </w:rPr>
        <w:t xml:space="preserve"> để tối ưu các bước giải,</w:t>
      </w:r>
      <w:r w:rsidR="003E279A" w:rsidRPr="00667960">
        <w:rPr>
          <w:rFonts w:ascii="Times New Roman" w:hAnsi="Times New Roman" w:cs="Times New Roman"/>
          <w:sz w:val="28"/>
          <w:szCs w:val="28"/>
        </w:rPr>
        <w:t xml:space="preserve"> thay vì tính tổng của chúng.</w:t>
      </w:r>
    </w:p>
    <w:p w14:paraId="7B1DE448" w14:textId="2D18AED8" w:rsidR="00FB1ECB" w:rsidRPr="00667960" w:rsidRDefault="00D804D0" w:rsidP="00D804D0">
      <w:pPr>
        <w:ind w:left="720"/>
        <w:rPr>
          <w:rFonts w:ascii="Times New Roman" w:hAnsi="Times New Roman" w:cs="Times New Roman"/>
          <w:lang w:val="en-US"/>
        </w:rPr>
      </w:pPr>
      <w:r w:rsidRPr="00667960">
        <w:rPr>
          <w:rFonts w:ascii="Times New Roman" w:hAnsi="Times New Roman" w:cs="Times New Roman"/>
          <w:lang w:val="en-US"/>
        </w:rPr>
        <w:t>-</w:t>
      </w:r>
      <w:r w:rsidR="00495BCD" w:rsidRPr="00667960">
        <w:rPr>
          <w:rFonts w:ascii="Times New Roman" w:hAnsi="Times New Roman" w:cs="Times New Roman"/>
          <w:lang w:val="en-US"/>
        </w:rPr>
        <w:t xml:space="preserve">Giả sử ta có </w:t>
      </w:r>
      <w:r w:rsidR="00BB1504" w:rsidRPr="00667960">
        <w:rPr>
          <w:rFonts w:ascii="Times New Roman" w:hAnsi="Times New Roman" w:cs="Times New Roman"/>
        </w:rPr>
        <w:t>mô hình HMM M=(A,B)</w:t>
      </w:r>
      <w:r w:rsidR="00BB1504" w:rsidRPr="00667960">
        <w:rPr>
          <w:rFonts w:ascii="Times New Roman" w:hAnsi="Times New Roman" w:cs="Times New Roman"/>
          <w:lang w:val="en-US"/>
        </w:rPr>
        <w:t xml:space="preserve"> trong đó A là </w:t>
      </w:r>
      <w:r w:rsidR="00495BCD" w:rsidRPr="00667960">
        <w:rPr>
          <w:rFonts w:ascii="Times New Roman" w:hAnsi="Times New Roman" w:cs="Times New Roman"/>
          <w:lang w:val="en-US"/>
        </w:rPr>
        <w:t>ma trận xác suất chuyển trạng</w:t>
      </w:r>
      <w:r w:rsidR="00C01E89" w:rsidRPr="00667960">
        <w:rPr>
          <w:rFonts w:ascii="Times New Roman" w:hAnsi="Times New Roman" w:cs="Times New Roman"/>
          <w:lang w:val="en-US"/>
        </w:rPr>
        <w:t xml:space="preserve"> thái</w:t>
      </w:r>
      <w:r w:rsidR="00495BCD" w:rsidRPr="00667960">
        <w:rPr>
          <w:rFonts w:ascii="Times New Roman" w:hAnsi="Times New Roman" w:cs="Times New Roman"/>
          <w:lang w:val="en-US"/>
        </w:rPr>
        <w:t xml:space="preserve"> </w:t>
      </w:r>
      <w:r w:rsidR="00BB1504" w:rsidRPr="00667960">
        <w:rPr>
          <w:rFonts w:ascii="Times New Roman" w:hAnsi="Times New Roman" w:cs="Times New Roman"/>
          <w:lang w:val="en-US"/>
        </w:rPr>
        <w:t>, B là</w:t>
      </w:r>
      <w:r w:rsidR="00495BCD" w:rsidRPr="00667960">
        <w:rPr>
          <w:rFonts w:ascii="Times New Roman" w:hAnsi="Times New Roman" w:cs="Times New Roman"/>
          <w:lang w:val="en-US"/>
        </w:rPr>
        <w:t xml:space="preserve"> ma trận thể hiện </w:t>
      </w:r>
      <w:r w:rsidR="00BB1504" w:rsidRPr="00667960">
        <w:rPr>
          <w:rFonts w:ascii="Times New Roman" w:hAnsi="Times New Roman" w:cs="Times New Roman"/>
          <w:lang w:val="en-US"/>
        </w:rPr>
        <w:t>,</w:t>
      </w:r>
      <w:r w:rsidR="00495BCD" w:rsidRPr="00667960">
        <w:rPr>
          <w:rFonts w:ascii="Times New Roman" w:hAnsi="Times New Roman" w:cs="Times New Roman"/>
          <w:lang w:val="en-US"/>
        </w:rPr>
        <w:t>và một chuỗi quan sát được O, thuật toán viterbi giúp ta</w:t>
      </w:r>
      <w:r w:rsidR="006B2D04" w:rsidRPr="00667960">
        <w:rPr>
          <w:rFonts w:ascii="Times New Roman" w:hAnsi="Times New Roman" w:cs="Times New Roman"/>
          <w:lang w:val="en-US"/>
        </w:rPr>
        <w:t xml:space="preserve"> x</w:t>
      </w:r>
      <w:r w:rsidR="006B2D04" w:rsidRPr="00667960">
        <w:rPr>
          <w:rFonts w:ascii="Times New Roman" w:hAnsi="Times New Roman" w:cs="Times New Roman"/>
        </w:rPr>
        <w:t>ác định chuỗi trạng thái ẩn X tương ứng với O</w:t>
      </w:r>
      <w:r w:rsidR="006B2D04" w:rsidRPr="00667960">
        <w:rPr>
          <w:rFonts w:ascii="Times New Roman" w:hAnsi="Times New Roman" w:cs="Times New Roman"/>
          <w:lang w:val="en-US"/>
        </w:rPr>
        <w:t xml:space="preserve"> sao cho</w:t>
      </w:r>
      <w:r w:rsidR="006B2D04" w:rsidRPr="00667960">
        <w:rPr>
          <w:rFonts w:ascii="Times New Roman" w:hAnsi="Times New Roman" w:cs="Times New Roman"/>
        </w:rPr>
        <w:t xml:space="preserve"> p(X,O|M) là lớn nhấ</w:t>
      </w:r>
      <w:r w:rsidR="006B2D04" w:rsidRPr="00667960">
        <w:rPr>
          <w:rFonts w:ascii="Times New Roman" w:hAnsi="Times New Roman" w:cs="Times New Roman"/>
          <w:lang w:val="en-US"/>
        </w:rPr>
        <w:t>t</w:t>
      </w:r>
    </w:p>
    <w:p w14:paraId="1A92332C" w14:textId="51A0FD3C" w:rsidR="00906EBA" w:rsidRPr="00667960" w:rsidRDefault="00D14961" w:rsidP="00E9259B">
      <w:pPr>
        <w:pStyle w:val="oancuaDanhsach"/>
        <w:ind w:left="1080"/>
        <w:rPr>
          <w:rFonts w:ascii="Times New Roman" w:hAnsi="Times New Roman" w:cs="Times New Roman"/>
          <w:sz w:val="28"/>
          <w:szCs w:val="28"/>
          <w:lang w:val="en-US"/>
        </w:rPr>
      </w:pPr>
      <w:r w:rsidRPr="00667960">
        <w:rPr>
          <w:rFonts w:ascii="Times New Roman" w:hAnsi="Times New Roman" w:cs="Times New Roman"/>
          <w:lang w:val="en-US"/>
        </w:rPr>
        <w:tab/>
      </w:r>
    </w:p>
    <w:p w14:paraId="38564EAF" w14:textId="44BFCFE5" w:rsidR="003E279A" w:rsidRPr="00667960" w:rsidRDefault="00D804D0" w:rsidP="00D73BD5">
      <w:pPr>
        <w:ind w:left="852"/>
        <w:rPr>
          <w:rFonts w:ascii="Times New Roman" w:hAnsi="Times New Roman" w:cs="Times New Roman"/>
          <w:b/>
          <w:bCs/>
          <w:lang w:val="en-US"/>
        </w:rPr>
      </w:pPr>
      <w:r w:rsidRPr="00667960">
        <w:rPr>
          <w:rFonts w:ascii="Times New Roman" w:hAnsi="Times New Roman" w:cs="Times New Roman"/>
          <w:b/>
          <w:bCs/>
          <w:lang w:val="en-US"/>
        </w:rPr>
        <w:t>-</w:t>
      </w:r>
      <w:r w:rsidR="00800CBB" w:rsidRPr="00667960">
        <w:rPr>
          <w:rFonts w:ascii="Times New Roman" w:hAnsi="Times New Roman" w:cs="Times New Roman"/>
          <w:b/>
          <w:bCs/>
          <w:lang w:val="en-US"/>
        </w:rPr>
        <w:t>Các bước thực hiện:</w:t>
      </w:r>
    </w:p>
    <w:p w14:paraId="080CAC8A" w14:textId="3655DB38" w:rsidR="005F6EFD" w:rsidRPr="00667960" w:rsidRDefault="00800CBB" w:rsidP="00D73BD5">
      <w:pPr>
        <w:ind w:left="852"/>
        <w:rPr>
          <w:rFonts w:ascii="Times New Roman" w:hAnsi="Times New Roman" w:cs="Times New Roman"/>
          <w:lang w:val="en-US"/>
        </w:rPr>
      </w:pPr>
      <w:r w:rsidRPr="00667960">
        <w:rPr>
          <w:rFonts w:ascii="Times New Roman" w:hAnsi="Times New Roman" w:cs="Times New Roman"/>
          <w:lang w:val="en-US"/>
        </w:rPr>
        <w:t xml:space="preserve">B1: </w:t>
      </w:r>
      <w:r w:rsidR="00834298" w:rsidRPr="00667960">
        <w:rPr>
          <w:rFonts w:ascii="Times New Roman" w:hAnsi="Times New Roman" w:cs="Times New Roman"/>
          <w:lang w:val="en-US"/>
        </w:rPr>
        <w:t xml:space="preserve">Khởi tạo 2 ma trận </w:t>
      </w:r>
      <w:r w:rsidR="004F7313" w:rsidRPr="00667960">
        <w:rPr>
          <w:rFonts w:ascii="Times New Roman" w:hAnsi="Times New Roman" w:cs="Times New Roman"/>
          <w:lang w:val="en-US"/>
        </w:rPr>
        <w:t>Prob</w:t>
      </w:r>
      <w:r w:rsidR="00834298" w:rsidRPr="00667960">
        <w:rPr>
          <w:rFonts w:ascii="Times New Roman" w:hAnsi="Times New Roman" w:cs="Times New Roman"/>
          <w:lang w:val="en-US"/>
        </w:rPr>
        <w:t xml:space="preserve"> và </w:t>
      </w:r>
      <w:r w:rsidR="004F7313" w:rsidRPr="00667960">
        <w:rPr>
          <w:rFonts w:ascii="Times New Roman" w:hAnsi="Times New Roman" w:cs="Times New Roman"/>
          <w:lang w:val="en-US"/>
        </w:rPr>
        <w:t>Pointer</w:t>
      </w:r>
      <w:r w:rsidR="00834298" w:rsidRPr="00667960">
        <w:rPr>
          <w:rFonts w:ascii="Times New Roman" w:hAnsi="Times New Roman" w:cs="Times New Roman"/>
          <w:lang w:val="en-US"/>
        </w:rPr>
        <w:t xml:space="preserve">, </w:t>
      </w:r>
      <w:r w:rsidR="00672539" w:rsidRPr="00667960">
        <w:rPr>
          <w:rFonts w:ascii="Times New Roman" w:hAnsi="Times New Roman" w:cs="Times New Roman"/>
          <w:lang w:val="en-US"/>
        </w:rPr>
        <w:t xml:space="preserve">trong đó </w:t>
      </w:r>
      <w:r w:rsidR="004F7313" w:rsidRPr="00667960">
        <w:rPr>
          <w:rFonts w:ascii="Times New Roman" w:hAnsi="Times New Roman" w:cs="Times New Roman"/>
          <w:lang w:val="en-US"/>
        </w:rPr>
        <w:t>Prob</w:t>
      </w:r>
      <w:r w:rsidR="00672539" w:rsidRPr="00667960">
        <w:rPr>
          <w:rFonts w:ascii="Times New Roman" w:hAnsi="Times New Roman" w:cs="Times New Roman"/>
          <w:lang w:val="en-US"/>
        </w:rPr>
        <w:t xml:space="preserve"> </w:t>
      </w:r>
      <w:r w:rsidR="00D274B5" w:rsidRPr="00667960">
        <w:rPr>
          <w:rFonts w:ascii="Times New Roman" w:hAnsi="Times New Roman" w:cs="Times New Roman"/>
          <w:lang w:val="en-US"/>
        </w:rPr>
        <w:t xml:space="preserve">dùng để lưu trữ xác suất tốt nhất ở các bước, </w:t>
      </w:r>
      <w:r w:rsidR="00BB6529" w:rsidRPr="00667960">
        <w:rPr>
          <w:rFonts w:ascii="Times New Roman" w:hAnsi="Times New Roman" w:cs="Times New Roman"/>
          <w:lang w:val="en-US"/>
        </w:rPr>
        <w:t>Pointer</w:t>
      </w:r>
      <w:r w:rsidR="00D274B5" w:rsidRPr="00667960">
        <w:rPr>
          <w:rFonts w:ascii="Times New Roman" w:hAnsi="Times New Roman" w:cs="Times New Roman"/>
          <w:lang w:val="en-US"/>
        </w:rPr>
        <w:t xml:space="preserve"> là ma trận dùng để lưu trữ</w:t>
      </w:r>
      <w:r w:rsidR="005F6EFD" w:rsidRPr="00667960">
        <w:rPr>
          <w:rFonts w:ascii="Times New Roman" w:hAnsi="Times New Roman" w:cs="Times New Roman"/>
          <w:lang w:val="en-US"/>
        </w:rPr>
        <w:t xml:space="preserve"> các</w:t>
      </w:r>
      <w:r w:rsidR="00D274B5" w:rsidRPr="00667960">
        <w:rPr>
          <w:rFonts w:ascii="Times New Roman" w:hAnsi="Times New Roman" w:cs="Times New Roman"/>
          <w:lang w:val="en-US"/>
        </w:rPr>
        <w:t xml:space="preserve"> </w:t>
      </w:r>
      <w:r w:rsidR="005F6EFD" w:rsidRPr="00667960">
        <w:rPr>
          <w:rFonts w:ascii="Times New Roman" w:hAnsi="Times New Roman" w:cs="Times New Roman"/>
          <w:lang w:val="en-US"/>
        </w:rPr>
        <w:t>trạng thái ẩn trước đó</w:t>
      </w:r>
      <w:r w:rsidR="004F7313" w:rsidRPr="00667960">
        <w:rPr>
          <w:rFonts w:ascii="Times New Roman" w:hAnsi="Times New Roman" w:cs="Times New Roman"/>
          <w:lang w:val="en-US"/>
        </w:rPr>
        <w:t xml:space="preserve"> , </w:t>
      </w:r>
      <w:r w:rsidR="004F7313" w:rsidRPr="00667960">
        <w:rPr>
          <w:rFonts w:ascii="Times New Roman" w:hAnsi="Times New Roman" w:cs="Times New Roman"/>
        </w:rPr>
        <w:t>HMM M=(A,B)</w:t>
      </w:r>
      <w:r w:rsidR="0032501C" w:rsidRPr="00667960">
        <w:rPr>
          <w:rFonts w:ascii="Times New Roman" w:hAnsi="Times New Roman" w:cs="Times New Roman"/>
          <w:lang w:val="en-US"/>
        </w:rPr>
        <w:t xml:space="preserve">, </w:t>
      </w:r>
    </w:p>
    <w:p w14:paraId="714F6BA0" w14:textId="77777777" w:rsidR="00627D7B" w:rsidRPr="00667960" w:rsidRDefault="005F6EFD" w:rsidP="00070F3F">
      <w:pPr>
        <w:ind w:left="852"/>
        <w:rPr>
          <w:rFonts w:ascii="Times New Roman" w:hAnsi="Times New Roman" w:cs="Times New Roman"/>
          <w:lang w:val="en-US"/>
        </w:rPr>
      </w:pPr>
      <w:r w:rsidRPr="00667960">
        <w:rPr>
          <w:rFonts w:ascii="Times New Roman" w:hAnsi="Times New Roman" w:cs="Times New Roman"/>
          <w:lang w:val="en-US"/>
        </w:rPr>
        <w:t>B2:</w:t>
      </w:r>
      <w:r w:rsidR="00627D7B" w:rsidRPr="00667960">
        <w:rPr>
          <w:rFonts w:ascii="Times New Roman" w:hAnsi="Times New Roman" w:cs="Times New Roman"/>
          <w:lang w:val="en-US"/>
        </w:rPr>
        <w:t xml:space="preserve">  </w:t>
      </w:r>
    </w:p>
    <w:p w14:paraId="0B67A69E" w14:textId="49E3293E" w:rsidR="0080728B" w:rsidRPr="00667960" w:rsidRDefault="0080728B" w:rsidP="00070F3F">
      <w:pPr>
        <w:ind w:left="852"/>
        <w:rPr>
          <w:rFonts w:ascii="Times New Roman" w:hAnsi="Times New Roman" w:cs="Times New Roman"/>
          <w:lang w:val="en-US"/>
        </w:rPr>
      </w:pPr>
      <w:r w:rsidRPr="00667960">
        <w:rPr>
          <w:rFonts w:ascii="Times New Roman" w:hAnsi="Times New Roman" w:cs="Times New Roman"/>
          <w:lang w:val="en-US"/>
        </w:rPr>
        <w:t>- Số lượng trạng thái ẩn là n (không tính S)</w:t>
      </w:r>
    </w:p>
    <w:p w14:paraId="5E6642EA" w14:textId="3CE19321" w:rsidR="00070F3F" w:rsidRPr="00667960" w:rsidRDefault="007C2083" w:rsidP="00070F3F">
      <w:pPr>
        <w:ind w:left="852"/>
        <w:rPr>
          <w:rFonts w:ascii="Times New Roman" w:hAnsi="Times New Roman" w:cs="Times New Roman"/>
          <w:lang w:val="en-US"/>
        </w:rPr>
      </w:pPr>
      <w:r w:rsidRPr="00667960">
        <w:rPr>
          <w:rFonts w:ascii="Times New Roman" w:hAnsi="Times New Roman" w:cs="Times New Roman"/>
          <w:lang w:val="en-US"/>
        </w:rPr>
        <w:t xml:space="preserve"> </w:t>
      </w:r>
      <w:r w:rsidR="00627D7B" w:rsidRPr="00667960">
        <w:rPr>
          <w:rFonts w:ascii="Times New Roman" w:hAnsi="Times New Roman" w:cs="Times New Roman"/>
          <w:lang w:val="en-US"/>
        </w:rPr>
        <w:t>-</w:t>
      </w:r>
      <w:r w:rsidRPr="00667960">
        <w:rPr>
          <w:rFonts w:ascii="Times New Roman" w:hAnsi="Times New Roman" w:cs="Times New Roman"/>
          <w:lang w:val="en-US"/>
        </w:rPr>
        <w:t xml:space="preserve"> </w:t>
      </w:r>
      <w:r w:rsidR="00070F3F" w:rsidRPr="00667960">
        <w:rPr>
          <w:rFonts w:ascii="Times New Roman" w:hAnsi="Times New Roman" w:cs="Times New Roman"/>
          <w:lang w:val="en-US"/>
        </w:rPr>
        <w:t>Gọi xác suất từ S chuyển sang các trạng thái ẩn</w:t>
      </w:r>
      <w:r w:rsidR="00207686" w:rsidRPr="00667960">
        <w:rPr>
          <w:rFonts w:ascii="Times New Roman" w:hAnsi="Times New Roman" w:cs="Times New Roman"/>
          <w:lang w:val="en-US"/>
        </w:rPr>
        <w:t xml:space="preserve"> khác</w:t>
      </w:r>
      <w:r w:rsidR="00070F3F" w:rsidRPr="00667960">
        <w:rPr>
          <w:rFonts w:ascii="Times New Roman" w:hAnsi="Times New Roman" w:cs="Times New Roman"/>
          <w:lang w:val="en-US"/>
        </w:rPr>
        <w:t xml:space="preserve"> trong ma trận A</w:t>
      </w:r>
      <w:r w:rsidR="0016460B" w:rsidRPr="00667960">
        <w:rPr>
          <w:rFonts w:ascii="Times New Roman" w:hAnsi="Times New Roman" w:cs="Times New Roman"/>
          <w:lang w:val="en-US"/>
        </w:rPr>
        <w:t xml:space="preserve"> là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Si</m:t>
            </m:r>
          </m:sub>
        </m:sSub>
      </m:oMath>
      <w:r w:rsidR="0016460B" w:rsidRPr="00667960">
        <w:rPr>
          <w:rFonts w:ascii="Times New Roman" w:eastAsiaTheme="minorEastAsia" w:hAnsi="Times New Roman" w:cs="Times New Roman"/>
          <w:lang w:val="en-US"/>
        </w:rPr>
        <w:t xml:space="preserve"> </w:t>
      </w:r>
      <w:r w:rsidR="00207686" w:rsidRPr="00667960">
        <w:rPr>
          <w:rFonts w:ascii="Times New Roman" w:eastAsiaTheme="minorEastAsia" w:hAnsi="Times New Roman" w:cs="Times New Roman"/>
          <w:lang w:val="en-US"/>
        </w:rPr>
        <w:t>, xác suất này được lấy trong ma trận A</w:t>
      </w:r>
    </w:p>
    <w:p w14:paraId="1BB8E740" w14:textId="24CF2BD0" w:rsidR="0035391C" w:rsidRPr="00667960" w:rsidRDefault="00627D7B" w:rsidP="00070F3F">
      <w:pPr>
        <w:ind w:left="852"/>
        <w:rPr>
          <w:rFonts w:ascii="Times New Roman" w:hAnsi="Times New Roman" w:cs="Times New Roman"/>
          <w:lang w:val="en-US"/>
        </w:rPr>
      </w:pPr>
      <w:r w:rsidRPr="00667960">
        <w:rPr>
          <w:rFonts w:ascii="Times New Roman" w:hAnsi="Times New Roman" w:cs="Times New Roman"/>
          <w:lang w:val="en-US"/>
        </w:rPr>
        <w:t xml:space="preserve">- </w:t>
      </w:r>
      <w:r w:rsidR="0035391C" w:rsidRPr="00667960">
        <w:rPr>
          <w:rFonts w:ascii="Times New Roman" w:hAnsi="Times New Roman" w:cs="Times New Roman"/>
          <w:lang w:val="en-US"/>
        </w:rPr>
        <w:t xml:space="preserve">Gọi xác suất từ các trạng thái ẩn </w:t>
      </w:r>
      <w:r w:rsidR="0044422C" w:rsidRPr="00667960">
        <w:rPr>
          <w:rFonts w:ascii="Times New Roman" w:hAnsi="Times New Roman" w:cs="Times New Roman"/>
          <w:lang w:val="en-US"/>
        </w:rPr>
        <w:t>tương ứng với</w:t>
      </w:r>
      <w:r w:rsidR="0035391C" w:rsidRPr="00667960">
        <w:rPr>
          <w:rFonts w:ascii="Times New Roman" w:hAnsi="Times New Roman" w:cs="Times New Roman"/>
          <w:lang w:val="en-US"/>
        </w:rPr>
        <w:t xml:space="preserve"> trạng thái quan sát được đầu tiên là </w:t>
      </w:r>
      <m:oMath>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i0</m:t>
            </m:r>
          </m:sub>
        </m:sSub>
      </m:oMath>
      <w:r w:rsidR="002063FA" w:rsidRPr="00667960">
        <w:rPr>
          <w:rFonts w:ascii="Times New Roman" w:eastAsiaTheme="minorEastAsia" w:hAnsi="Times New Roman" w:cs="Times New Roman"/>
          <w:lang w:val="en-US"/>
        </w:rPr>
        <w:t xml:space="preserve"> </w:t>
      </w:r>
      <w:r w:rsidR="00183415" w:rsidRPr="00667960">
        <w:rPr>
          <w:rFonts w:ascii="Times New Roman" w:eastAsiaTheme="minorEastAsia" w:hAnsi="Times New Roman" w:cs="Times New Roman"/>
          <w:lang w:val="en-US"/>
        </w:rPr>
        <w:t xml:space="preserve"> </w:t>
      </w:r>
      <w:r w:rsidRPr="00667960">
        <w:rPr>
          <w:rFonts w:ascii="Times New Roman" w:hAnsi="Times New Roman" w:cs="Times New Roman"/>
          <w:lang w:val="en-US"/>
        </w:rPr>
        <w:t>xác suất này được lấy trong ma trận B</w:t>
      </w:r>
    </w:p>
    <w:p w14:paraId="3CA710FE" w14:textId="75486009" w:rsidR="0092719B" w:rsidRPr="00667960" w:rsidRDefault="00627D7B" w:rsidP="00627D7B">
      <w:pPr>
        <w:ind w:left="852"/>
        <w:rPr>
          <w:rFonts w:ascii="Times New Roman" w:hAnsi="Times New Roman" w:cs="Times New Roman"/>
          <w:lang w:val="en-US"/>
        </w:rPr>
      </w:pPr>
      <w:r w:rsidRPr="00667960">
        <w:rPr>
          <w:rFonts w:ascii="Times New Roman" w:hAnsi="Times New Roman" w:cs="Times New Roman"/>
          <w:lang w:val="en-US"/>
        </w:rPr>
        <w:t xml:space="preserve">- </w:t>
      </w:r>
      <w:r w:rsidR="007C2083" w:rsidRPr="00667960">
        <w:rPr>
          <w:rFonts w:ascii="Times New Roman" w:hAnsi="Times New Roman" w:cs="Times New Roman"/>
          <w:lang w:val="en-US"/>
        </w:rPr>
        <w:t xml:space="preserve">Tính xác suất chuyển từ S (vị trí bắt đầu) sang </w:t>
      </w:r>
      <w:r w:rsidR="008C17AC" w:rsidRPr="00667960">
        <w:rPr>
          <w:rFonts w:ascii="Times New Roman" w:hAnsi="Times New Roman" w:cs="Times New Roman"/>
          <w:lang w:val="en-US"/>
        </w:rPr>
        <w:t>trạn</w:t>
      </w:r>
      <w:r w:rsidR="00672539" w:rsidRPr="00667960">
        <w:rPr>
          <w:rFonts w:ascii="Times New Roman" w:hAnsi="Times New Roman" w:cs="Times New Roman"/>
          <w:lang w:val="en-US"/>
        </w:rPr>
        <w:t>g</w:t>
      </w:r>
      <w:r w:rsidR="008C17AC" w:rsidRPr="00667960">
        <w:rPr>
          <w:rFonts w:ascii="Times New Roman" w:hAnsi="Times New Roman" w:cs="Times New Roman"/>
          <w:lang w:val="en-US"/>
        </w:rPr>
        <w:t xml:space="preserve"> thái quan sát được</w:t>
      </w:r>
      <w:r w:rsidR="007C2083" w:rsidRPr="00667960">
        <w:rPr>
          <w:rFonts w:ascii="Times New Roman" w:hAnsi="Times New Roman" w:cs="Times New Roman"/>
          <w:lang w:val="en-US"/>
        </w:rPr>
        <w:t xml:space="preserve"> đầu tiên</w:t>
      </w:r>
      <w:r w:rsidR="0092719B" w:rsidRPr="00667960">
        <w:rPr>
          <w:rFonts w:ascii="Times New Roman" w:hAnsi="Times New Roman" w:cs="Times New Roman"/>
          <w:lang w:val="en-US"/>
        </w:rPr>
        <w:t xml:space="preserve">: </w:t>
      </w:r>
    </w:p>
    <w:p w14:paraId="70CF01A3" w14:textId="06C1881E" w:rsidR="0092719B" w:rsidRPr="00667960" w:rsidRDefault="0092719B" w:rsidP="00627D7B">
      <w:pPr>
        <w:ind w:left="1572" w:firstLine="588"/>
        <w:rPr>
          <w:rFonts w:ascii="Times New Roman" w:hAnsi="Times New Roman" w:cs="Times New Roman"/>
          <w:lang w:val="en-US"/>
        </w:rPr>
      </w:pPr>
      <w:r w:rsidRPr="00667960">
        <w:rPr>
          <w:rFonts w:ascii="Times New Roman" w:hAnsi="Times New Roman" w:cs="Times New Roman"/>
          <w:lang w:val="en-US"/>
        </w:rPr>
        <w:t>Prob</w:t>
      </w:r>
      <w:r w:rsidR="00CE11DA" w:rsidRPr="00667960">
        <w:rPr>
          <w:rFonts w:ascii="Times New Roman" w:hAnsi="Times New Roman" w:cs="Times New Roman"/>
          <w:lang w:val="en-US"/>
        </w:rPr>
        <w:t xml:space="preserve">[i][0] =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Si</m:t>
            </m:r>
          </m:sub>
        </m:sSub>
      </m:oMath>
      <w:r w:rsidR="00CE11DA" w:rsidRPr="00667960">
        <w:rPr>
          <w:rFonts w:ascii="Times New Roman" w:eastAsiaTheme="minorEastAsia" w:hAnsi="Times New Roman" w:cs="Times New Roman"/>
          <w:lang w:val="en-US"/>
        </w:rPr>
        <w:t xml:space="preserve"> * </w:t>
      </w:r>
      <m:oMath>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i0</m:t>
            </m:r>
          </m:sub>
        </m:sSub>
      </m:oMath>
      <w:r w:rsidR="00207686" w:rsidRPr="00667960">
        <w:rPr>
          <w:rFonts w:ascii="Times New Roman" w:eastAsiaTheme="minorEastAsia" w:hAnsi="Times New Roman" w:cs="Times New Roman"/>
          <w:lang w:val="en-US"/>
        </w:rPr>
        <w:t xml:space="preserve">  </w:t>
      </w:r>
      <w:r w:rsidR="0080728B" w:rsidRPr="00667960">
        <w:rPr>
          <w:rFonts w:ascii="Times New Roman" w:eastAsiaTheme="minorEastAsia" w:hAnsi="Times New Roman" w:cs="Times New Roman"/>
          <w:lang w:val="en-US"/>
        </w:rPr>
        <w:t xml:space="preserve"> , i chạy từ 0 đến n</w:t>
      </w:r>
    </w:p>
    <w:p w14:paraId="1B8FC3F7" w14:textId="24F90419" w:rsidR="00800CBB" w:rsidRPr="00667960" w:rsidRDefault="00627D7B" w:rsidP="00627D7B">
      <w:pPr>
        <w:ind w:firstLine="720"/>
        <w:rPr>
          <w:rFonts w:ascii="Times New Roman" w:hAnsi="Times New Roman" w:cs="Times New Roman"/>
          <w:lang w:val="en-US"/>
        </w:rPr>
      </w:pPr>
      <w:r w:rsidRPr="00667960">
        <w:rPr>
          <w:rFonts w:ascii="Times New Roman" w:hAnsi="Times New Roman" w:cs="Times New Roman"/>
          <w:lang w:val="en-US"/>
        </w:rPr>
        <w:t xml:space="preserve">  -</w:t>
      </w:r>
      <w:r w:rsidR="00D52256" w:rsidRPr="00667960">
        <w:rPr>
          <w:rFonts w:ascii="Times New Roman" w:hAnsi="Times New Roman" w:cs="Times New Roman"/>
          <w:lang w:val="en-US"/>
        </w:rPr>
        <w:t>Đồng thời lưu giá trị trạng thái ẩn là S vào Ma trận pointer N</w:t>
      </w:r>
      <w:r w:rsidR="00CE11DA" w:rsidRPr="00667960">
        <w:rPr>
          <w:rFonts w:ascii="Times New Roman" w:hAnsi="Times New Roman" w:cs="Times New Roman"/>
          <w:lang w:val="en-US"/>
        </w:rPr>
        <w:t>:</w:t>
      </w:r>
    </w:p>
    <w:p w14:paraId="7BEB8186" w14:textId="5A2C69CB" w:rsidR="00CE11DA" w:rsidRPr="00667960" w:rsidRDefault="00CE11DA" w:rsidP="00627D7B">
      <w:pPr>
        <w:ind w:left="1572" w:firstLine="588"/>
        <w:rPr>
          <w:rFonts w:ascii="Times New Roman" w:eastAsiaTheme="minorEastAsia" w:hAnsi="Times New Roman" w:cs="Times New Roman"/>
          <w:lang w:val="en-US"/>
        </w:rPr>
      </w:pPr>
      <w:r w:rsidRPr="00667960">
        <w:rPr>
          <w:rFonts w:ascii="Times New Roman" w:hAnsi="Times New Roman" w:cs="Times New Roman"/>
          <w:lang w:val="en-US"/>
        </w:rPr>
        <w:t>Pointer[i][</w:t>
      </w:r>
      <w:r w:rsidR="00AA6C20" w:rsidRPr="00667960">
        <w:rPr>
          <w:rFonts w:ascii="Times New Roman" w:hAnsi="Times New Roman" w:cs="Times New Roman"/>
          <w:lang w:val="en-US"/>
        </w:rPr>
        <w:t>0]= S</w:t>
      </w:r>
      <w:r w:rsidR="0080728B" w:rsidRPr="00667960">
        <w:rPr>
          <w:rFonts w:ascii="Times New Roman" w:hAnsi="Times New Roman" w:cs="Times New Roman"/>
          <w:lang w:val="en-US"/>
        </w:rPr>
        <w:tab/>
      </w:r>
      <w:r w:rsidR="0080728B" w:rsidRPr="00667960">
        <w:rPr>
          <w:rFonts w:ascii="Times New Roman" w:eastAsiaTheme="minorEastAsia" w:hAnsi="Times New Roman" w:cs="Times New Roman"/>
          <w:lang w:val="en-US"/>
        </w:rPr>
        <w:t>, i chạy từ 0 đến n</w:t>
      </w:r>
    </w:p>
    <w:p w14:paraId="06A2CAA0" w14:textId="1EDD71D8" w:rsidR="00727539" w:rsidRPr="00667960" w:rsidRDefault="00727539" w:rsidP="00727539">
      <w:pPr>
        <w:rPr>
          <w:rFonts w:ascii="Times New Roman" w:hAnsi="Times New Roman" w:cs="Times New Roman"/>
          <w:lang w:val="en-US"/>
        </w:rPr>
      </w:pPr>
      <w:r w:rsidRPr="00667960">
        <w:rPr>
          <w:rFonts w:ascii="Times New Roman" w:eastAsiaTheme="minorEastAsia" w:hAnsi="Times New Roman" w:cs="Times New Roman"/>
          <w:lang w:val="en-US"/>
        </w:rPr>
        <w:tab/>
        <w:t xml:space="preserve"> </w:t>
      </w:r>
    </w:p>
    <w:p w14:paraId="4B781F06" w14:textId="16F6E12C" w:rsidR="00627D7B" w:rsidRPr="00667960" w:rsidRDefault="006D42AE" w:rsidP="00D73BD5">
      <w:pPr>
        <w:ind w:left="852"/>
        <w:rPr>
          <w:rFonts w:ascii="Times New Roman" w:hAnsi="Times New Roman" w:cs="Times New Roman"/>
          <w:lang w:val="en-US"/>
        </w:rPr>
      </w:pPr>
      <w:r w:rsidRPr="00667960">
        <w:rPr>
          <w:rFonts w:ascii="Times New Roman" w:hAnsi="Times New Roman" w:cs="Times New Roman"/>
          <w:lang w:val="en-US"/>
        </w:rPr>
        <w:lastRenderedPageBreak/>
        <w:t>B3:</w:t>
      </w:r>
      <w:r w:rsidR="005025BC" w:rsidRPr="00667960">
        <w:rPr>
          <w:rFonts w:ascii="Times New Roman" w:hAnsi="Times New Roman" w:cs="Times New Roman"/>
        </w:rPr>
        <w:t xml:space="preserve"> </w:t>
      </w:r>
      <w:r w:rsidR="005025BC" w:rsidRPr="00667960">
        <w:rPr>
          <w:rFonts w:ascii="Times New Roman" w:hAnsi="Times New Roman" w:cs="Times New Roman"/>
          <w:lang w:val="en-US"/>
        </w:rPr>
        <w:t>Tính xác suất</w:t>
      </w:r>
      <w:r w:rsidR="005C21DF" w:rsidRPr="00667960">
        <w:rPr>
          <w:rFonts w:ascii="Times New Roman" w:hAnsi="Times New Roman" w:cs="Times New Roman"/>
          <w:lang w:val="en-US"/>
        </w:rPr>
        <w:t xml:space="preserve"> Max</w:t>
      </w:r>
      <w:r w:rsidR="005025BC" w:rsidRPr="00667960">
        <w:rPr>
          <w:rFonts w:ascii="Times New Roman" w:hAnsi="Times New Roman" w:cs="Times New Roman"/>
          <w:lang w:val="en-US"/>
        </w:rPr>
        <w:t xml:space="preserve"> của các trạng thái ẩn</w:t>
      </w:r>
      <w:r w:rsidR="00A5484E" w:rsidRPr="00667960">
        <w:rPr>
          <w:rFonts w:ascii="Times New Roman" w:hAnsi="Times New Roman" w:cs="Times New Roman"/>
          <w:lang w:val="en-US"/>
        </w:rPr>
        <w:t xml:space="preserve"> tương ứng với trạng thái </w:t>
      </w:r>
      <w:r w:rsidR="00970257" w:rsidRPr="00667960">
        <w:rPr>
          <w:rFonts w:ascii="Times New Roman" w:hAnsi="Times New Roman" w:cs="Times New Roman"/>
          <w:lang w:val="en-US"/>
        </w:rPr>
        <w:t>quan sát được ở</w:t>
      </w:r>
      <w:r w:rsidR="00A5484E" w:rsidRPr="00667960">
        <w:rPr>
          <w:rFonts w:ascii="Times New Roman" w:hAnsi="Times New Roman" w:cs="Times New Roman"/>
          <w:lang w:val="en-US"/>
        </w:rPr>
        <w:t xml:space="preserve"> trước</w:t>
      </w:r>
      <w:r w:rsidR="005025BC" w:rsidRPr="00667960">
        <w:rPr>
          <w:rFonts w:ascii="Times New Roman" w:hAnsi="Times New Roman" w:cs="Times New Roman"/>
          <w:lang w:val="en-US"/>
        </w:rPr>
        <w:t xml:space="preserve"> chuyển sang</w:t>
      </w:r>
      <w:r w:rsidR="00970257" w:rsidRPr="00667960">
        <w:rPr>
          <w:rFonts w:ascii="Times New Roman" w:hAnsi="Times New Roman" w:cs="Times New Roman"/>
          <w:lang w:val="en-US"/>
        </w:rPr>
        <w:t xml:space="preserve"> trạng thái ẩn tương ứng với</w:t>
      </w:r>
      <w:r w:rsidR="005025BC" w:rsidRPr="00667960">
        <w:rPr>
          <w:rFonts w:ascii="Times New Roman" w:hAnsi="Times New Roman" w:cs="Times New Roman"/>
          <w:lang w:val="en-US"/>
        </w:rPr>
        <w:t xml:space="preserve"> trạng thái quan sát được tiếp theo</w:t>
      </w:r>
      <w:r w:rsidR="00627D7B" w:rsidRPr="00667960">
        <w:rPr>
          <w:rFonts w:ascii="Times New Roman" w:hAnsi="Times New Roman" w:cs="Times New Roman"/>
          <w:lang w:val="en-US"/>
        </w:rPr>
        <w:t>:</w:t>
      </w:r>
    </w:p>
    <w:p w14:paraId="702089B2" w14:textId="1782D633" w:rsidR="00586414" w:rsidRPr="00667960" w:rsidRDefault="00AF3C00" w:rsidP="00BB2CF8">
      <w:pPr>
        <w:ind w:left="852" w:firstLine="588"/>
        <w:rPr>
          <w:rFonts w:ascii="Times New Roman" w:hAnsi="Times New Roman" w:cs="Times New Roman"/>
          <w:lang w:val="en-US"/>
        </w:rPr>
      </w:pPr>
      <w:r w:rsidRPr="00667960">
        <w:rPr>
          <w:rFonts w:ascii="Times New Roman" w:hAnsi="Times New Roman" w:cs="Times New Roman"/>
          <w:lang w:val="en-US"/>
        </w:rPr>
        <w:t>-</w:t>
      </w:r>
      <w:r w:rsidR="00586414" w:rsidRPr="00667960">
        <w:rPr>
          <w:rFonts w:ascii="Times New Roman" w:hAnsi="Times New Roman" w:cs="Times New Roman"/>
          <w:lang w:val="en-US"/>
        </w:rPr>
        <w:t xml:space="preserve">Gọi </w:t>
      </w:r>
      <w:r w:rsidR="009E2A20" w:rsidRPr="00667960">
        <w:rPr>
          <w:rFonts w:ascii="Times New Roman" w:hAnsi="Times New Roman" w:cs="Times New Roman"/>
          <w:lang w:val="en-US"/>
        </w:rPr>
        <w:t>k</w:t>
      </w:r>
      <w:r w:rsidR="00586414" w:rsidRPr="00667960">
        <w:rPr>
          <w:rFonts w:ascii="Times New Roman" w:hAnsi="Times New Roman" w:cs="Times New Roman"/>
          <w:lang w:val="en-US"/>
        </w:rPr>
        <w:t xml:space="preserve"> là </w:t>
      </w:r>
      <w:r w:rsidRPr="00667960">
        <w:rPr>
          <w:rFonts w:ascii="Times New Roman" w:hAnsi="Times New Roman" w:cs="Times New Roman"/>
          <w:lang w:val="en-US"/>
        </w:rPr>
        <w:t>bước xét</w:t>
      </w:r>
      <w:r w:rsidR="00563C90" w:rsidRPr="00667960">
        <w:rPr>
          <w:rFonts w:ascii="Times New Roman" w:hAnsi="Times New Roman" w:cs="Times New Roman"/>
          <w:lang w:val="en-US"/>
        </w:rPr>
        <w:t xml:space="preserve"> trạng thái quan sát được</w:t>
      </w:r>
      <w:r w:rsidR="00BB2CF8" w:rsidRPr="00667960">
        <w:rPr>
          <w:rFonts w:ascii="Times New Roman" w:hAnsi="Times New Roman" w:cs="Times New Roman"/>
          <w:lang w:val="en-US"/>
        </w:rPr>
        <w:t xml:space="preserve"> hiện tại</w:t>
      </w:r>
      <w:r w:rsidRPr="00667960">
        <w:rPr>
          <w:rFonts w:ascii="Times New Roman" w:hAnsi="Times New Roman" w:cs="Times New Roman"/>
          <w:lang w:val="en-US"/>
        </w:rPr>
        <w:t>.</w:t>
      </w:r>
    </w:p>
    <w:p w14:paraId="4F6E4611" w14:textId="5FD16C18" w:rsidR="00D66C6E" w:rsidRPr="00667960" w:rsidRDefault="00AF3C00" w:rsidP="00D66C6E">
      <w:pPr>
        <w:ind w:left="852" w:firstLine="588"/>
        <w:rPr>
          <w:rFonts w:ascii="Times New Roman" w:hAnsi="Times New Roman" w:cs="Times New Roman"/>
          <w:lang w:val="en-US"/>
        </w:rPr>
      </w:pPr>
      <w:r w:rsidRPr="00667960">
        <w:rPr>
          <w:rFonts w:ascii="Times New Roman" w:hAnsi="Times New Roman" w:cs="Times New Roman"/>
          <w:lang w:val="en-US"/>
        </w:rPr>
        <w:t>-</w:t>
      </w:r>
      <w:r w:rsidR="00D66C6E" w:rsidRPr="00667960">
        <w:rPr>
          <w:rFonts w:ascii="Times New Roman" w:hAnsi="Times New Roman" w:cs="Times New Roman"/>
          <w:lang w:val="en-US"/>
        </w:rPr>
        <w:t xml:space="preserve"> i = 0, t</w:t>
      </w:r>
      <w:r w:rsidR="00B338F6" w:rsidRPr="00667960">
        <w:rPr>
          <w:rFonts w:ascii="Times New Roman" w:hAnsi="Times New Roman" w:cs="Times New Roman"/>
          <w:lang w:val="en-US"/>
        </w:rPr>
        <w:t xml:space="preserve"> </w:t>
      </w:r>
      <w:r w:rsidR="00D66C6E" w:rsidRPr="00667960">
        <w:rPr>
          <w:rFonts w:ascii="Times New Roman" w:hAnsi="Times New Roman" w:cs="Times New Roman"/>
          <w:lang w:val="en-US"/>
        </w:rPr>
        <w:t>=</w:t>
      </w:r>
      <w:r w:rsidR="00B338F6" w:rsidRPr="00667960">
        <w:rPr>
          <w:rFonts w:ascii="Times New Roman" w:hAnsi="Times New Roman" w:cs="Times New Roman"/>
          <w:lang w:val="en-US"/>
        </w:rPr>
        <w:t xml:space="preserve"> </w:t>
      </w:r>
      <w:r w:rsidR="00D66C6E" w:rsidRPr="00667960">
        <w:rPr>
          <w:rFonts w:ascii="Times New Roman" w:hAnsi="Times New Roman" w:cs="Times New Roman"/>
          <w:lang w:val="en-US"/>
        </w:rPr>
        <w:t>0</w:t>
      </w:r>
    </w:p>
    <w:p w14:paraId="693BFBD3" w14:textId="2D37BF20" w:rsidR="0003284A" w:rsidRPr="00667960" w:rsidRDefault="00FC0CF4" w:rsidP="0096770F">
      <w:pPr>
        <w:ind w:left="1440"/>
        <w:rPr>
          <w:rFonts w:ascii="Times New Roman" w:hAnsi="Times New Roman" w:cs="Times New Roman"/>
          <w:lang w:val="en-US"/>
        </w:rPr>
      </w:pPr>
      <w:r w:rsidRPr="00667960">
        <w:rPr>
          <w:rFonts w:ascii="Times New Roman" w:hAnsi="Times New Roman" w:cs="Times New Roman"/>
          <w:lang w:val="en-US"/>
        </w:rPr>
        <w:t>-</w:t>
      </w:r>
      <w:r w:rsidR="00AF3C00" w:rsidRPr="00667960">
        <w:rPr>
          <w:rFonts w:ascii="Times New Roman" w:hAnsi="Times New Roman" w:cs="Times New Roman"/>
          <w:lang w:val="en-US"/>
        </w:rPr>
        <w:t>X</w:t>
      </w:r>
      <w:r w:rsidR="0003284A" w:rsidRPr="00667960">
        <w:rPr>
          <w:rFonts w:ascii="Times New Roman" w:hAnsi="Times New Roman" w:cs="Times New Roman"/>
          <w:lang w:val="en-US"/>
        </w:rPr>
        <w:t xml:space="preserve">ác suất trạng thái ẩn trước đó </w:t>
      </w:r>
      <w:r w:rsidR="00537F3B" w:rsidRPr="00667960">
        <w:rPr>
          <w:rFonts w:ascii="Times New Roman" w:hAnsi="Times New Roman" w:cs="Times New Roman"/>
          <w:lang w:val="en-US"/>
        </w:rPr>
        <w:t>tương ứng với</w:t>
      </w:r>
      <w:r w:rsidR="0003284A" w:rsidRPr="00667960">
        <w:rPr>
          <w:rFonts w:ascii="Times New Roman" w:hAnsi="Times New Roman" w:cs="Times New Roman"/>
          <w:lang w:val="en-US"/>
        </w:rPr>
        <w:t xml:space="preserve"> trạng thái quan sát </w:t>
      </w:r>
      <w:r w:rsidR="003368B2" w:rsidRPr="00667960">
        <w:rPr>
          <w:rFonts w:ascii="Times New Roman" w:hAnsi="Times New Roman" w:cs="Times New Roman"/>
          <w:lang w:val="en-US"/>
        </w:rPr>
        <w:t>trước đó</w:t>
      </w:r>
      <w:r w:rsidR="009C20A9" w:rsidRPr="00667960">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Prob</m:t>
            </m:r>
          </m:e>
          <m:sub>
            <m:r>
              <w:rPr>
                <w:rFonts w:ascii="Cambria Math" w:hAnsi="Cambria Math" w:cs="Times New Roman"/>
                <w:lang w:val="en-US"/>
              </w:rPr>
              <m:t>(k-1  ,   i  )</m:t>
            </m:r>
          </m:sub>
        </m:sSub>
      </m:oMath>
      <w:r w:rsidR="00537F3B" w:rsidRPr="00667960">
        <w:rPr>
          <w:rFonts w:ascii="Times New Roman" w:eastAsiaTheme="minorEastAsia" w:hAnsi="Times New Roman" w:cs="Times New Roman"/>
          <w:lang w:val="en-US"/>
        </w:rPr>
        <w:t xml:space="preserve"> , i chạy từ 0 đến n</w:t>
      </w:r>
    </w:p>
    <w:p w14:paraId="2D36EE11" w14:textId="4EAC09D0" w:rsidR="00BB2CF8" w:rsidRPr="00667960" w:rsidRDefault="00FC0CF4" w:rsidP="00391A04">
      <w:pPr>
        <w:ind w:left="1440"/>
        <w:rPr>
          <w:rFonts w:ascii="Times New Roman" w:eastAsiaTheme="minorEastAsia" w:hAnsi="Times New Roman" w:cs="Times New Roman"/>
          <w:lang w:val="en-US"/>
        </w:rPr>
      </w:pPr>
      <w:r w:rsidRPr="00667960">
        <w:rPr>
          <w:rFonts w:ascii="Times New Roman" w:hAnsi="Times New Roman" w:cs="Times New Roman"/>
          <w:lang w:val="en-US"/>
        </w:rPr>
        <w:t>-</w:t>
      </w:r>
      <w:r w:rsidR="0096770F" w:rsidRPr="00667960">
        <w:rPr>
          <w:rFonts w:ascii="Times New Roman" w:hAnsi="Times New Roman" w:cs="Times New Roman"/>
          <w:lang w:val="en-US"/>
        </w:rPr>
        <w:t>Xác</w:t>
      </w:r>
      <w:r w:rsidR="00E60417" w:rsidRPr="00667960">
        <w:rPr>
          <w:rFonts w:ascii="Times New Roman" w:hAnsi="Times New Roman" w:cs="Times New Roman"/>
          <w:lang w:val="en-US"/>
        </w:rPr>
        <w:t xml:space="preserve"> suất trạng thái ẩn hiện tại tương ứng </w:t>
      </w:r>
      <w:r w:rsidR="00E33464" w:rsidRPr="00667960">
        <w:rPr>
          <w:rFonts w:ascii="Times New Roman" w:hAnsi="Times New Roman" w:cs="Times New Roman"/>
          <w:lang w:val="en-US"/>
        </w:rPr>
        <w:t xml:space="preserve">với trạng thái quan sát được hiện tại là </w:t>
      </w:r>
      <m:oMath>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  t  )</m:t>
            </m:r>
          </m:sub>
        </m:sSub>
      </m:oMath>
      <w:r w:rsidR="00E33464" w:rsidRPr="00667960">
        <w:rPr>
          <w:rFonts w:ascii="Times New Roman" w:eastAsiaTheme="minorEastAsia" w:hAnsi="Times New Roman" w:cs="Times New Roman"/>
          <w:lang w:val="en-US"/>
        </w:rPr>
        <w:t xml:space="preserve">  </w:t>
      </w:r>
    </w:p>
    <w:p w14:paraId="33ACC538" w14:textId="39014C93" w:rsidR="00E33464" w:rsidRPr="00667960" w:rsidRDefault="00FC0CF4" w:rsidP="00391A04">
      <w:pPr>
        <w:ind w:left="1440"/>
        <w:rPr>
          <w:rFonts w:ascii="Times New Roman" w:hAnsi="Times New Roman" w:cs="Times New Roman"/>
          <w:lang w:val="en-US"/>
        </w:rPr>
      </w:pPr>
      <w:r w:rsidRPr="00667960">
        <w:rPr>
          <w:rFonts w:ascii="Times New Roman" w:hAnsi="Times New Roman" w:cs="Times New Roman"/>
          <w:lang w:val="en-US"/>
        </w:rPr>
        <w:t>-</w:t>
      </w:r>
      <w:r w:rsidR="00E33464" w:rsidRPr="00667960">
        <w:rPr>
          <w:rFonts w:ascii="Times New Roman" w:hAnsi="Times New Roman" w:cs="Times New Roman"/>
          <w:lang w:val="en-US"/>
        </w:rPr>
        <w:t xml:space="preserve">Gọi  xác suất chuyển từ trạng thái ẩn trước đó sang trạng thái ẩn hiện tại là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 i  ,   t )</m:t>
            </m:r>
          </m:sub>
        </m:sSub>
      </m:oMath>
      <w:r w:rsidR="00782870" w:rsidRPr="00667960">
        <w:rPr>
          <w:rFonts w:ascii="Times New Roman" w:eastAsiaTheme="minorEastAsia" w:hAnsi="Times New Roman" w:cs="Times New Roman"/>
          <w:lang w:val="en-US"/>
        </w:rPr>
        <w:t xml:space="preserve">  </w:t>
      </w:r>
    </w:p>
    <w:p w14:paraId="4F75B44E" w14:textId="77777777" w:rsidR="00727539" w:rsidRPr="00667960" w:rsidRDefault="006E0B26" w:rsidP="006E0B26">
      <w:pPr>
        <w:pStyle w:val="oancuaDanhsach"/>
        <w:numPr>
          <w:ilvl w:val="0"/>
          <w:numId w:val="18"/>
        </w:numPr>
        <w:rPr>
          <w:rFonts w:ascii="Times New Roman" w:hAnsi="Times New Roman" w:cs="Times New Roman"/>
          <w:lang w:val="en-US"/>
        </w:rPr>
      </w:pPr>
      <w:r w:rsidRPr="00667960">
        <w:rPr>
          <w:rFonts w:ascii="Times New Roman" w:hAnsi="Times New Roman" w:cs="Times New Roman"/>
          <w:lang w:val="en-US"/>
        </w:rPr>
        <w:t xml:space="preserve">Công thức: </w:t>
      </w:r>
    </w:p>
    <w:p w14:paraId="3613E637" w14:textId="2825DC00" w:rsidR="006E0B26" w:rsidRPr="00667960" w:rsidRDefault="006E0B26" w:rsidP="00727539">
      <w:pPr>
        <w:pStyle w:val="oancuaDanhsach"/>
        <w:ind w:left="1800"/>
        <w:rPr>
          <w:rFonts w:ascii="Times New Roman" w:hAnsi="Times New Roman" w:cs="Times New Roman"/>
          <w:lang w:val="en-US"/>
        </w:rPr>
      </w:pPr>
      <w:r w:rsidRPr="00667960">
        <w:rPr>
          <w:rFonts w:ascii="Times New Roman" w:hAnsi="Times New Roman" w:cs="Times New Roman"/>
          <w:lang w:val="en-US"/>
        </w:rPr>
        <w:t xml:space="preserve"> Prob[k][</w:t>
      </w:r>
      <w:r w:rsidR="00D66C6E" w:rsidRPr="00667960">
        <w:rPr>
          <w:rFonts w:ascii="Times New Roman" w:hAnsi="Times New Roman" w:cs="Times New Roman"/>
          <w:lang w:val="en-US"/>
        </w:rPr>
        <w:t>t</w:t>
      </w:r>
      <w:r w:rsidRPr="00667960">
        <w:rPr>
          <w:rFonts w:ascii="Times New Roman" w:hAnsi="Times New Roman" w:cs="Times New Roman"/>
          <w:lang w:val="en-US"/>
        </w:rPr>
        <w:t xml:space="preserve">] = max </w:t>
      </w:r>
      <w:r w:rsidR="00116242" w:rsidRPr="00667960">
        <w:rPr>
          <w:rFonts w:ascii="Times New Roman" w:hAnsi="Times New Roman" w:cs="Times New Roman"/>
          <w:lang w:val="en-US"/>
        </w:rPr>
        <w:t>(</w:t>
      </w:r>
      <m:oMath>
        <m:sSub>
          <m:sSubPr>
            <m:ctrlPr>
              <w:rPr>
                <w:rFonts w:ascii="Cambria Math" w:hAnsi="Cambria Math" w:cs="Times New Roman"/>
                <w:i/>
                <w:lang w:val="en-US"/>
              </w:rPr>
            </m:ctrlPr>
          </m:sSubPr>
          <m:e>
            <m:r>
              <w:rPr>
                <w:rFonts w:ascii="Cambria Math" w:hAnsi="Cambria Math" w:cs="Times New Roman"/>
                <w:lang w:val="en-US"/>
              </w:rPr>
              <m:t>Prob</m:t>
            </m:r>
          </m:e>
          <m:sub>
            <m:r>
              <w:rPr>
                <w:rFonts w:ascii="Cambria Math" w:hAnsi="Cambria Math" w:cs="Times New Roman"/>
                <w:lang w:val="en-US"/>
              </w:rPr>
              <m:t>(k-1  ,   i  )</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 t )</m:t>
            </m:r>
          </m:sub>
        </m:sSub>
        <m:r>
          <m:rPr>
            <m:sty m:val="p"/>
          </m:rPr>
          <w:rPr>
            <w:rFonts w:ascii="Cambria Math" w:eastAsiaTheme="minorEastAsia" w:hAnsi="Cambria Math" w:cs="Times New Roman"/>
            <w:lang w:val="en-US"/>
          </w:rPr>
          <m:t xml:space="preserve">  </m:t>
        </m:r>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 i  ,   t )</m:t>
            </m:r>
          </m:sub>
        </m:sSub>
      </m:oMath>
      <w:r w:rsidR="00116242" w:rsidRPr="00667960">
        <w:rPr>
          <w:rFonts w:ascii="Times New Roman" w:eastAsiaTheme="minorEastAsia" w:hAnsi="Times New Roman" w:cs="Times New Roman"/>
          <w:lang w:val="en-US"/>
        </w:rPr>
        <w:t xml:space="preserve">  </w:t>
      </w:r>
      <w:r w:rsidR="00116242" w:rsidRPr="00667960">
        <w:rPr>
          <w:rFonts w:ascii="Times New Roman" w:hAnsi="Times New Roman" w:cs="Times New Roman"/>
          <w:lang w:val="en-US"/>
        </w:rPr>
        <w:t xml:space="preserve">)  với i </w:t>
      </w:r>
      <w:r w:rsidR="001D149E" w:rsidRPr="00667960">
        <w:rPr>
          <w:rFonts w:ascii="Times New Roman" w:hAnsi="Times New Roman" w:cs="Times New Roman"/>
          <w:lang w:val="en-US"/>
        </w:rPr>
        <w:t xml:space="preserve"> </w:t>
      </w:r>
      <w:r w:rsidR="00116242" w:rsidRPr="00667960">
        <w:rPr>
          <w:rFonts w:ascii="Times New Roman" w:hAnsi="Times New Roman" w:cs="Times New Roman"/>
          <w:lang w:val="en-US"/>
        </w:rPr>
        <w:t>chạy từ 1 đến n</w:t>
      </w:r>
      <w:r w:rsidR="00A50D1B" w:rsidRPr="00667960">
        <w:rPr>
          <w:rFonts w:ascii="Times New Roman" w:hAnsi="Times New Roman" w:cs="Times New Roman"/>
          <w:lang w:val="en-US"/>
        </w:rPr>
        <w:t>.</w:t>
      </w:r>
    </w:p>
    <w:p w14:paraId="79AEBF21" w14:textId="3003157E" w:rsidR="00727539" w:rsidRPr="00667960" w:rsidRDefault="00727539" w:rsidP="00727539">
      <w:pPr>
        <w:pStyle w:val="oancuaDanhsach"/>
        <w:ind w:left="1800"/>
        <w:rPr>
          <w:rFonts w:ascii="Times New Roman" w:hAnsi="Times New Roman" w:cs="Times New Roman"/>
          <w:lang w:val="en-US"/>
        </w:rPr>
      </w:pPr>
      <w:r w:rsidRPr="00667960">
        <w:rPr>
          <w:rFonts w:ascii="Times New Roman" w:hAnsi="Times New Roman" w:cs="Times New Roman"/>
          <w:lang w:val="en-US"/>
        </w:rPr>
        <w:t>Sau mỗi lần tính Prob[k][t]  ta lần lượt tăng t đến n để tính các xác suất của trạng thái ẩn còn lại tại bước k</w:t>
      </w:r>
    </w:p>
    <w:p w14:paraId="52D8F63C" w14:textId="0F990194" w:rsidR="00096EE0" w:rsidRPr="00667960" w:rsidRDefault="00096EE0" w:rsidP="00165401">
      <w:pPr>
        <w:ind w:left="1440" w:firstLine="132"/>
        <w:rPr>
          <w:rFonts w:ascii="Times New Roman" w:hAnsi="Times New Roman" w:cs="Times New Roman"/>
          <w:lang w:val="en-US"/>
        </w:rPr>
      </w:pPr>
      <w:r w:rsidRPr="00667960">
        <w:rPr>
          <w:rFonts w:ascii="Times New Roman" w:hAnsi="Times New Roman" w:cs="Times New Roman"/>
          <w:lang w:val="en-US"/>
        </w:rPr>
        <w:t xml:space="preserve">-Đồng thời lưu giá trị trạng thái ẩn </w:t>
      </w:r>
      <w:r w:rsidR="000D7443" w:rsidRPr="00667960">
        <w:rPr>
          <w:rFonts w:ascii="Times New Roman" w:hAnsi="Times New Roman" w:cs="Times New Roman"/>
          <w:lang w:val="en-US"/>
        </w:rPr>
        <w:t>tương ứng với giá trị max trước đó</w:t>
      </w:r>
      <w:r w:rsidRPr="00667960">
        <w:rPr>
          <w:rFonts w:ascii="Times New Roman" w:hAnsi="Times New Roman" w:cs="Times New Roman"/>
          <w:lang w:val="en-US"/>
        </w:rPr>
        <w:t xml:space="preserve"> vào Ma trận </w:t>
      </w:r>
      <w:r w:rsidR="00FC0CF4" w:rsidRPr="00667960">
        <w:rPr>
          <w:rFonts w:ascii="Times New Roman" w:hAnsi="Times New Roman" w:cs="Times New Roman"/>
          <w:lang w:val="en-US"/>
        </w:rPr>
        <w:t>P</w:t>
      </w:r>
      <w:r w:rsidRPr="00667960">
        <w:rPr>
          <w:rFonts w:ascii="Times New Roman" w:hAnsi="Times New Roman" w:cs="Times New Roman"/>
          <w:lang w:val="en-US"/>
        </w:rPr>
        <w:t>ointer</w:t>
      </w:r>
      <w:r w:rsidR="00165401" w:rsidRPr="00667960">
        <w:rPr>
          <w:rFonts w:ascii="Times New Roman" w:hAnsi="Times New Roman" w:cs="Times New Roman"/>
          <w:lang w:val="en-US"/>
        </w:rPr>
        <w:t>.</w:t>
      </w:r>
      <w:r w:rsidRPr="00667960">
        <w:rPr>
          <w:rFonts w:ascii="Times New Roman" w:hAnsi="Times New Roman" w:cs="Times New Roman"/>
          <w:lang w:val="en-US"/>
        </w:rPr>
        <w:tab/>
      </w:r>
    </w:p>
    <w:p w14:paraId="36AB0A2F" w14:textId="41246352" w:rsidR="00727539" w:rsidRPr="00667960" w:rsidRDefault="00AC6222" w:rsidP="00165401">
      <w:pPr>
        <w:ind w:left="1440" w:firstLine="132"/>
        <w:rPr>
          <w:rFonts w:ascii="Times New Roman" w:hAnsi="Times New Roman" w:cs="Times New Roman"/>
          <w:lang w:val="en-US"/>
        </w:rPr>
      </w:pPr>
      <w:r w:rsidRPr="00667960">
        <w:rPr>
          <w:rFonts w:ascii="Times New Roman" w:hAnsi="Times New Roman" w:cs="Times New Roman"/>
          <w:lang w:val="en-US"/>
        </w:rPr>
        <w:t xml:space="preserve">-Lặp </w:t>
      </w:r>
      <w:r w:rsidR="00727539" w:rsidRPr="00667960">
        <w:rPr>
          <w:rFonts w:ascii="Times New Roman" w:hAnsi="Times New Roman" w:cs="Times New Roman"/>
          <w:lang w:val="en-US"/>
        </w:rPr>
        <w:t xml:space="preserve">lại bước 3 cho đến khi </w:t>
      </w:r>
      <w:r w:rsidRPr="00667960">
        <w:rPr>
          <w:rFonts w:ascii="Times New Roman" w:hAnsi="Times New Roman" w:cs="Times New Roman"/>
          <w:lang w:val="en-US"/>
        </w:rPr>
        <w:t>xét hết trạng thái quan sát được</w:t>
      </w:r>
    </w:p>
    <w:p w14:paraId="3C8BBC05" w14:textId="5E1169E6" w:rsidR="00727539" w:rsidRPr="00667960" w:rsidRDefault="00727539" w:rsidP="00727539">
      <w:pPr>
        <w:rPr>
          <w:rFonts w:ascii="Times New Roman" w:hAnsi="Times New Roman" w:cs="Times New Roman"/>
          <w:lang w:val="en-US"/>
        </w:rPr>
      </w:pPr>
    </w:p>
    <w:p w14:paraId="5B3ACE2E" w14:textId="176B0D8D" w:rsidR="00D52256" w:rsidRPr="00667960" w:rsidRDefault="00D52256" w:rsidP="00D73BD5">
      <w:pPr>
        <w:ind w:left="852"/>
        <w:rPr>
          <w:rFonts w:ascii="Times New Roman" w:hAnsi="Times New Roman" w:cs="Times New Roman"/>
          <w:lang w:val="en-US"/>
        </w:rPr>
      </w:pPr>
      <w:r w:rsidRPr="00667960">
        <w:rPr>
          <w:rFonts w:ascii="Times New Roman" w:hAnsi="Times New Roman" w:cs="Times New Roman"/>
          <w:lang w:val="en-US"/>
        </w:rPr>
        <w:t>B4 :</w:t>
      </w:r>
      <w:r w:rsidR="00E162CF" w:rsidRPr="00667960">
        <w:rPr>
          <w:rFonts w:ascii="Times New Roman" w:hAnsi="Times New Roman" w:cs="Times New Roman"/>
          <w:lang w:val="en-US"/>
        </w:rPr>
        <w:t>Trong ma trận xác suất M,</w:t>
      </w:r>
      <w:r w:rsidRPr="00667960">
        <w:rPr>
          <w:rFonts w:ascii="Times New Roman" w:hAnsi="Times New Roman" w:cs="Times New Roman"/>
          <w:lang w:val="en-US"/>
        </w:rPr>
        <w:t xml:space="preserve"> </w:t>
      </w:r>
      <w:r w:rsidR="00E162CF" w:rsidRPr="00667960">
        <w:rPr>
          <w:rFonts w:ascii="Times New Roman" w:hAnsi="Times New Roman" w:cs="Times New Roman"/>
          <w:lang w:val="en-US"/>
        </w:rPr>
        <w:t>ở</w:t>
      </w:r>
      <w:r w:rsidR="005203B4" w:rsidRPr="00667960">
        <w:rPr>
          <w:rFonts w:ascii="Times New Roman" w:hAnsi="Times New Roman" w:cs="Times New Roman"/>
          <w:lang w:val="en-US"/>
        </w:rPr>
        <w:t xml:space="preserve"> cột cuối cùng ta tìm được giá trị max cũng là xác suất cao nhất của </w:t>
      </w:r>
      <w:r w:rsidR="007B2B55" w:rsidRPr="00667960">
        <w:rPr>
          <w:rFonts w:ascii="Times New Roman" w:hAnsi="Times New Roman" w:cs="Times New Roman"/>
          <w:lang w:val="en-US"/>
        </w:rPr>
        <w:t xml:space="preserve">đường đi tốt nhất. Dựa vào ma trận </w:t>
      </w:r>
      <w:r w:rsidR="00165401" w:rsidRPr="00667960">
        <w:rPr>
          <w:rFonts w:ascii="Times New Roman" w:hAnsi="Times New Roman" w:cs="Times New Roman"/>
          <w:lang w:val="en-US"/>
        </w:rPr>
        <w:t>P</w:t>
      </w:r>
      <w:r w:rsidR="007B2B55" w:rsidRPr="00667960">
        <w:rPr>
          <w:rFonts w:ascii="Times New Roman" w:hAnsi="Times New Roman" w:cs="Times New Roman"/>
          <w:lang w:val="en-US"/>
        </w:rPr>
        <w:t>ointer ta truy ngược kết quả và kết thúc</w:t>
      </w:r>
    </w:p>
    <w:p w14:paraId="5F196114" w14:textId="77777777" w:rsidR="005F6EFD" w:rsidRPr="00667960" w:rsidRDefault="005F6EFD" w:rsidP="00D73BD5">
      <w:pPr>
        <w:ind w:left="852"/>
        <w:rPr>
          <w:rFonts w:ascii="Times New Roman" w:hAnsi="Times New Roman" w:cs="Times New Roman"/>
          <w:lang w:val="en-US"/>
        </w:rPr>
      </w:pPr>
    </w:p>
    <w:p w14:paraId="3809E0C5" w14:textId="091C83EF" w:rsidR="002A05D6" w:rsidRPr="00667960" w:rsidRDefault="002A05D6" w:rsidP="002A05D6">
      <w:pPr>
        <w:pStyle w:val="ThngthngWeb"/>
        <w:spacing w:before="0" w:beforeAutospacing="0" w:after="0" w:afterAutospacing="0" w:line="360" w:lineRule="auto"/>
        <w:ind w:left="1440"/>
        <w:rPr>
          <w:rFonts w:ascii="Times New Roman" w:hAnsi="Times New Roman"/>
          <w:color w:val="000000"/>
          <w:sz w:val="28"/>
          <w:szCs w:val="28"/>
        </w:rPr>
      </w:pPr>
      <w:r w:rsidRPr="00667960">
        <w:rPr>
          <w:rFonts w:ascii="Times New Roman" w:hAnsi="Times New Roman"/>
          <w:lang w:val="en-US"/>
        </w:rPr>
        <w:tab/>
      </w:r>
    </w:p>
    <w:p w14:paraId="224BB324" w14:textId="48DE654B" w:rsidR="00E9259B" w:rsidRPr="00667960" w:rsidRDefault="00E9259B" w:rsidP="00D73BD5">
      <w:pPr>
        <w:ind w:left="852"/>
        <w:rPr>
          <w:rFonts w:ascii="Times New Roman" w:hAnsi="Times New Roman" w:cs="Times New Roman"/>
          <w:lang w:val="en-US"/>
        </w:rPr>
      </w:pPr>
      <w:r w:rsidRPr="00667960">
        <w:rPr>
          <w:rFonts w:ascii="Times New Roman" w:hAnsi="Times New Roman" w:cs="Times New Roman"/>
          <w:lang w:val="en-US"/>
        </w:rPr>
        <w:tab/>
      </w:r>
    </w:p>
    <w:p w14:paraId="53053BF1" w14:textId="77777777" w:rsidR="0031217A" w:rsidRPr="00667960" w:rsidRDefault="0031217A" w:rsidP="0031217A">
      <w:pPr>
        <w:ind w:left="720"/>
        <w:rPr>
          <w:rFonts w:ascii="Times New Roman" w:hAnsi="Times New Roman" w:cs="Times New Roman"/>
          <w:lang w:val="en-US"/>
        </w:rPr>
      </w:pPr>
    </w:p>
    <w:p w14:paraId="24D856CA" w14:textId="628BB0BA" w:rsidR="00BC4DE9" w:rsidRPr="00667960" w:rsidRDefault="00634D19">
      <w:pPr>
        <w:pStyle w:val="u2"/>
        <w:rPr>
          <w:rFonts w:ascii="Times New Roman" w:hAnsi="Times New Roman" w:cs="Times New Roman"/>
          <w:lang w:val="en-US"/>
        </w:rPr>
      </w:pPr>
      <w:bookmarkStart w:id="27" w:name="_Toc93691811"/>
      <w:r w:rsidRPr="00667960">
        <w:rPr>
          <w:rFonts w:ascii="Times New Roman" w:hAnsi="Times New Roman" w:cs="Times New Roman"/>
          <w:lang w:val="en-US"/>
        </w:rPr>
        <w:lastRenderedPageBreak/>
        <w:t>Triển khai</w:t>
      </w:r>
      <w:r w:rsidR="00407E92" w:rsidRPr="00667960">
        <w:rPr>
          <w:rFonts w:ascii="Times New Roman" w:hAnsi="Times New Roman" w:cs="Times New Roman"/>
          <w:lang w:val="en-US"/>
        </w:rPr>
        <w:t xml:space="preserve"> thực hiện</w:t>
      </w:r>
      <w:bookmarkEnd w:id="27"/>
    </w:p>
    <w:p w14:paraId="3645C12A" w14:textId="566204C0" w:rsidR="006F5884" w:rsidRPr="00667960" w:rsidRDefault="00D804D0" w:rsidP="00D804D0">
      <w:pPr>
        <w:pStyle w:val="oancuaDanhsach"/>
        <w:numPr>
          <w:ilvl w:val="0"/>
          <w:numId w:val="43"/>
        </w:numPr>
        <w:rPr>
          <w:rFonts w:ascii="Times New Roman" w:hAnsi="Times New Roman" w:cs="Times New Roman"/>
          <w:b/>
          <w:bCs/>
          <w:lang w:val="en-US"/>
        </w:rPr>
      </w:pPr>
      <w:r w:rsidRPr="00667960">
        <w:rPr>
          <w:rFonts w:ascii="Times New Roman" w:hAnsi="Times New Roman" w:cs="Times New Roman"/>
          <w:b/>
          <w:bCs/>
          <w:lang w:val="en-US"/>
        </w:rPr>
        <w:t>Hidden Markov Model:</w:t>
      </w:r>
    </w:p>
    <w:p w14:paraId="18F700C0" w14:textId="3D6089F2" w:rsidR="009E6F09" w:rsidRPr="00667960" w:rsidRDefault="00C9689C" w:rsidP="00DA738C">
      <w:pPr>
        <w:ind w:left="425" w:firstLine="295"/>
        <w:rPr>
          <w:rFonts w:ascii="Times New Roman" w:hAnsi="Times New Roman" w:cs="Times New Roman"/>
          <w:lang w:val="en-US"/>
        </w:rPr>
      </w:pPr>
      <w:r w:rsidRPr="00667960">
        <w:rPr>
          <w:rFonts w:ascii="Times New Roman" w:hAnsi="Times New Roman" w:cs="Times New Roman"/>
          <w:lang w:val="en-US"/>
        </w:rPr>
        <w:t>-</w:t>
      </w:r>
      <w:r w:rsidR="00F13DE3" w:rsidRPr="00667960">
        <w:rPr>
          <w:rFonts w:ascii="Times New Roman" w:hAnsi="Times New Roman" w:cs="Times New Roman"/>
          <w:lang w:val="en-US"/>
        </w:rPr>
        <w:t>Data nhóm sử dụng: Bộ PosTrain gồm 50 câu</w:t>
      </w:r>
      <w:r w:rsidR="00B653C7" w:rsidRPr="00667960">
        <w:rPr>
          <w:rFonts w:ascii="Times New Roman" w:hAnsi="Times New Roman" w:cs="Times New Roman"/>
          <w:lang w:val="en-US"/>
        </w:rPr>
        <w:t xml:space="preserve"> đã được tách tay chuẩn và gán nhãn</w:t>
      </w:r>
      <w:r w:rsidR="00F13DE3" w:rsidRPr="00667960">
        <w:rPr>
          <w:rFonts w:ascii="Times New Roman" w:hAnsi="Times New Roman" w:cs="Times New Roman"/>
          <w:lang w:val="en-US"/>
        </w:rPr>
        <w:t xml:space="preserve"> </w:t>
      </w:r>
      <w:r w:rsidR="00B653C7" w:rsidRPr="00667960">
        <w:rPr>
          <w:rFonts w:ascii="Times New Roman" w:hAnsi="Times New Roman" w:cs="Times New Roman"/>
          <w:lang w:val="en-US"/>
        </w:rPr>
        <w:t>dùng để train model</w:t>
      </w:r>
    </w:p>
    <w:p w14:paraId="149D1C66" w14:textId="0D7BAAF4" w:rsidR="00DA738C" w:rsidRPr="00667960" w:rsidRDefault="00C9689C" w:rsidP="00C9689C">
      <w:pPr>
        <w:rPr>
          <w:rFonts w:ascii="Times New Roman" w:hAnsi="Times New Roman" w:cs="Times New Roman"/>
          <w:lang w:val="en-US"/>
        </w:rPr>
      </w:pPr>
      <w:r w:rsidRPr="00667960">
        <w:rPr>
          <w:rFonts w:ascii="Times New Roman" w:hAnsi="Times New Roman" w:cs="Times New Roman"/>
          <w:lang w:val="en-US"/>
        </w:rPr>
        <w:tab/>
        <w:t>-Xử lí dữ liệu đầu vào:</w:t>
      </w:r>
    </w:p>
    <w:p w14:paraId="06500B90" w14:textId="6DA79767" w:rsidR="00C9689C" w:rsidRPr="00667960" w:rsidRDefault="006E65D0" w:rsidP="00E15C7B">
      <w:pPr>
        <w:ind w:left="720"/>
        <w:rPr>
          <w:rFonts w:ascii="Times New Roman" w:hAnsi="Times New Roman" w:cs="Times New Roman"/>
          <w:lang w:val="en-US"/>
        </w:rPr>
      </w:pPr>
      <w:r w:rsidRPr="00667960">
        <w:rPr>
          <w:rFonts w:ascii="Times New Roman" w:hAnsi="Times New Roman" w:cs="Times New Roman"/>
          <w:lang w:val="en-US"/>
        </w:rPr>
        <w:t xml:space="preserve"> +</w:t>
      </w:r>
      <w:r w:rsidR="00C9689C" w:rsidRPr="00667960">
        <w:rPr>
          <w:rFonts w:ascii="Times New Roman" w:hAnsi="Times New Roman" w:cs="Times New Roman"/>
          <w:lang w:val="en-US"/>
        </w:rPr>
        <w:t>Từ bộ PosTrain, nhóm tạo</w:t>
      </w:r>
      <w:r w:rsidR="000217B7" w:rsidRPr="00667960">
        <w:rPr>
          <w:rFonts w:ascii="Times New Roman" w:hAnsi="Times New Roman" w:cs="Times New Roman"/>
          <w:lang w:val="en-US"/>
        </w:rPr>
        <w:t xml:space="preserve"> </w:t>
      </w:r>
      <w:r w:rsidR="00C9689C" w:rsidRPr="00667960">
        <w:rPr>
          <w:rFonts w:ascii="Times New Roman" w:hAnsi="Times New Roman" w:cs="Times New Roman"/>
          <w:lang w:val="en-US"/>
        </w:rPr>
        <w:t xml:space="preserve">một tập các trạng thái </w:t>
      </w:r>
      <w:r w:rsidR="000217B7" w:rsidRPr="00667960">
        <w:rPr>
          <w:rFonts w:ascii="Times New Roman" w:hAnsi="Times New Roman" w:cs="Times New Roman"/>
          <w:lang w:val="en-US"/>
        </w:rPr>
        <w:t>ẩn,</w:t>
      </w:r>
      <w:r w:rsidR="009A7C14" w:rsidRPr="00667960">
        <w:rPr>
          <w:rFonts w:ascii="Times New Roman" w:hAnsi="Times New Roman" w:cs="Times New Roman"/>
          <w:lang w:val="en-US"/>
        </w:rPr>
        <w:t xml:space="preserve"> một tập cá</w:t>
      </w:r>
      <w:r w:rsidR="00287B2E" w:rsidRPr="00667960">
        <w:rPr>
          <w:rFonts w:ascii="Times New Roman" w:hAnsi="Times New Roman" w:cs="Times New Roman"/>
          <w:lang w:val="en-US"/>
        </w:rPr>
        <w:t>c</w:t>
      </w:r>
      <w:r w:rsidR="009A7C14" w:rsidRPr="00667960">
        <w:rPr>
          <w:rFonts w:ascii="Times New Roman" w:hAnsi="Times New Roman" w:cs="Times New Roman"/>
          <w:lang w:val="en-US"/>
        </w:rPr>
        <w:t xml:space="preserve"> trạng thái </w:t>
      </w:r>
      <w:r w:rsidR="00E15C7B" w:rsidRPr="00667960">
        <w:rPr>
          <w:rFonts w:ascii="Times New Roman" w:hAnsi="Times New Roman" w:cs="Times New Roman"/>
          <w:lang w:val="en-US"/>
        </w:rPr>
        <w:t xml:space="preserve">   </w:t>
      </w:r>
      <w:r w:rsidR="009A7C14" w:rsidRPr="00667960">
        <w:rPr>
          <w:rFonts w:ascii="Times New Roman" w:hAnsi="Times New Roman" w:cs="Times New Roman"/>
          <w:lang w:val="en-US"/>
        </w:rPr>
        <w:t xml:space="preserve">quan sát </w:t>
      </w:r>
      <w:r w:rsidR="00E15C7B" w:rsidRPr="00667960">
        <w:rPr>
          <w:rFonts w:ascii="Times New Roman" w:hAnsi="Times New Roman" w:cs="Times New Roman"/>
          <w:lang w:val="en-US"/>
        </w:rPr>
        <w:t xml:space="preserve"> </w:t>
      </w:r>
      <w:r w:rsidR="009A7C14" w:rsidRPr="00667960">
        <w:rPr>
          <w:rFonts w:ascii="Times New Roman" w:hAnsi="Times New Roman" w:cs="Times New Roman"/>
          <w:lang w:val="en-US"/>
        </w:rPr>
        <w:t xml:space="preserve">được, </w:t>
      </w:r>
      <w:r w:rsidR="000217B7" w:rsidRPr="00667960">
        <w:rPr>
          <w:rFonts w:ascii="Times New Roman" w:hAnsi="Times New Roman" w:cs="Times New Roman"/>
          <w:lang w:val="en-US"/>
        </w:rPr>
        <w:t xml:space="preserve"> các trạng thái này không lặp lại</w:t>
      </w:r>
      <w:r w:rsidR="00287B2E" w:rsidRPr="00667960">
        <w:rPr>
          <w:rFonts w:ascii="Times New Roman" w:hAnsi="Times New Roman" w:cs="Times New Roman"/>
          <w:lang w:val="en-US"/>
        </w:rPr>
        <w:t>, đồng thời trong tập trạng thái quan sát được</w:t>
      </w:r>
      <w:r w:rsidR="009E1558" w:rsidRPr="00667960">
        <w:rPr>
          <w:rFonts w:ascii="Times New Roman" w:hAnsi="Times New Roman" w:cs="Times New Roman"/>
          <w:lang w:val="en-US"/>
        </w:rPr>
        <w:t>,</w:t>
      </w:r>
      <w:r w:rsidR="00287B2E" w:rsidRPr="00667960">
        <w:rPr>
          <w:rFonts w:ascii="Times New Roman" w:hAnsi="Times New Roman" w:cs="Times New Roman"/>
          <w:lang w:val="en-US"/>
        </w:rPr>
        <w:t xml:space="preserve"> nhóm thêm vào các trạng thái </w:t>
      </w:r>
      <w:r w:rsidRPr="00667960">
        <w:rPr>
          <w:rFonts w:ascii="Times New Roman" w:hAnsi="Times New Roman" w:cs="Times New Roman"/>
          <w:lang w:val="en-US"/>
        </w:rPr>
        <w:t>‘</w:t>
      </w:r>
      <w:r w:rsidR="00287B2E" w:rsidRPr="00667960">
        <w:rPr>
          <w:rFonts w:ascii="Times New Roman" w:hAnsi="Times New Roman" w:cs="Times New Roman"/>
          <w:lang w:val="en-US"/>
        </w:rPr>
        <w:t>unk</w:t>
      </w:r>
      <w:r w:rsidRPr="00667960">
        <w:rPr>
          <w:rFonts w:ascii="Times New Roman" w:hAnsi="Times New Roman" w:cs="Times New Roman"/>
          <w:lang w:val="en-US"/>
        </w:rPr>
        <w:t>’</w:t>
      </w:r>
      <w:r w:rsidR="00287B2E" w:rsidRPr="00667960">
        <w:rPr>
          <w:rFonts w:ascii="Times New Roman" w:hAnsi="Times New Roman" w:cs="Times New Roman"/>
          <w:lang w:val="en-US"/>
        </w:rPr>
        <w:t xml:space="preserve"> dành cho các trường hợp trạng thái chưa gặp bao giờ</w:t>
      </w:r>
    </w:p>
    <w:p w14:paraId="4608E831" w14:textId="0A7430CA" w:rsidR="006216C3" w:rsidRPr="00667960" w:rsidRDefault="006216C3" w:rsidP="00C9689C">
      <w:pPr>
        <w:rPr>
          <w:rFonts w:ascii="Times New Roman" w:hAnsi="Times New Roman" w:cs="Times New Roman"/>
          <w:lang w:val="en-US"/>
        </w:rPr>
      </w:pPr>
      <w:r w:rsidRPr="00667960">
        <w:rPr>
          <w:rFonts w:ascii="Times New Roman" w:hAnsi="Times New Roman" w:cs="Times New Roman"/>
          <w:lang w:val="en-US"/>
        </w:rPr>
        <w:tab/>
        <w:t>Ví dụ: Giả sử bộ PosTrain gồm 3 câu sau:</w:t>
      </w:r>
    </w:p>
    <w:p w14:paraId="762F98DB" w14:textId="5B3CD6CE" w:rsidR="006216C3" w:rsidRPr="00667960" w:rsidRDefault="006216C3" w:rsidP="006216C3">
      <w:pPr>
        <w:pStyle w:val="oancuaDanhsach"/>
        <w:numPr>
          <w:ilvl w:val="2"/>
          <w:numId w:val="45"/>
        </w:numPr>
        <w:rPr>
          <w:rFonts w:ascii="Times New Roman" w:hAnsi="Times New Roman" w:cs="Times New Roman"/>
          <w:lang w:val="en-US"/>
        </w:rPr>
      </w:pPr>
      <w:r w:rsidRPr="00667960">
        <w:rPr>
          <w:rFonts w:ascii="Times New Roman" w:hAnsi="Times New Roman" w:cs="Times New Roman"/>
        </w:rPr>
        <w:t>học_sinh/N lác_đác/A trên/E sân_trường/N</w:t>
      </w:r>
    </w:p>
    <w:p w14:paraId="1B07FC80" w14:textId="77777777" w:rsidR="006216C3" w:rsidRPr="00667960" w:rsidRDefault="006216C3" w:rsidP="006216C3">
      <w:pPr>
        <w:pStyle w:val="oancuaDanhsach"/>
        <w:numPr>
          <w:ilvl w:val="2"/>
          <w:numId w:val="45"/>
        </w:numPr>
        <w:rPr>
          <w:rFonts w:ascii="Times New Roman" w:hAnsi="Times New Roman" w:cs="Times New Roman"/>
          <w:lang w:val="en-US"/>
        </w:rPr>
      </w:pPr>
      <w:r w:rsidRPr="00667960">
        <w:rPr>
          <w:rFonts w:ascii="Times New Roman" w:hAnsi="Times New Roman" w:cs="Times New Roman"/>
        </w:rPr>
        <w:t>chúng_tôi/P đã/R nỗ_lực/V hết_sức/R</w:t>
      </w:r>
    </w:p>
    <w:p w14:paraId="1C6E868E" w14:textId="77777777" w:rsidR="006216C3" w:rsidRPr="00667960" w:rsidRDefault="006216C3" w:rsidP="006216C3">
      <w:pPr>
        <w:pStyle w:val="oancuaDanhsach"/>
        <w:numPr>
          <w:ilvl w:val="2"/>
          <w:numId w:val="45"/>
        </w:numPr>
        <w:rPr>
          <w:rFonts w:ascii="Times New Roman" w:hAnsi="Times New Roman" w:cs="Times New Roman"/>
          <w:lang w:val="en-US"/>
        </w:rPr>
      </w:pPr>
      <w:r w:rsidRPr="00667960">
        <w:rPr>
          <w:rFonts w:ascii="Times New Roman" w:hAnsi="Times New Roman" w:cs="Times New Roman"/>
        </w:rPr>
        <w:t>công_việc/N văn_phòng/N khiến/V tôi/P cảm_thấy/V nhàm_chán/</w:t>
      </w:r>
      <w:r w:rsidRPr="00667960">
        <w:rPr>
          <w:rFonts w:ascii="Times New Roman" w:hAnsi="Times New Roman" w:cs="Times New Roman"/>
          <w:lang w:val="en-US"/>
        </w:rPr>
        <w:t>A</w:t>
      </w:r>
    </w:p>
    <w:p w14:paraId="7662F232" w14:textId="77777777" w:rsidR="00696267" w:rsidRPr="00667960" w:rsidRDefault="00696267" w:rsidP="00696267">
      <w:pPr>
        <w:pStyle w:val="oancuaDanhsach"/>
        <w:numPr>
          <w:ilvl w:val="0"/>
          <w:numId w:val="18"/>
        </w:numPr>
        <w:rPr>
          <w:rFonts w:ascii="Times New Roman" w:hAnsi="Times New Roman" w:cs="Times New Roman"/>
          <w:lang w:val="en-US"/>
        </w:rPr>
      </w:pPr>
      <w:r w:rsidRPr="00667960">
        <w:rPr>
          <w:rFonts w:ascii="Times New Roman" w:hAnsi="Times New Roman" w:cs="Times New Roman"/>
          <w:lang w:val="en-US"/>
        </w:rPr>
        <w:t>Trạng thái ẩn: ['S', 'A', 'E', 'N', 'P', 'R', 'V’]</w:t>
      </w:r>
      <w:r w:rsidRPr="00667960">
        <w:rPr>
          <w:rFonts w:ascii="Times New Roman" w:hAnsi="Times New Roman" w:cs="Times New Roman"/>
          <w:lang w:val="en-US"/>
        </w:rPr>
        <w:tab/>
      </w:r>
    </w:p>
    <w:p w14:paraId="2E73FFB9" w14:textId="77777777" w:rsidR="00696267" w:rsidRPr="00667960" w:rsidRDefault="00696267" w:rsidP="00696267">
      <w:pPr>
        <w:pStyle w:val="oancuaDanhsach"/>
        <w:numPr>
          <w:ilvl w:val="0"/>
          <w:numId w:val="18"/>
        </w:numPr>
        <w:rPr>
          <w:rFonts w:ascii="Times New Roman" w:hAnsi="Times New Roman" w:cs="Times New Roman"/>
          <w:lang w:val="en-US"/>
        </w:rPr>
      </w:pPr>
      <w:r w:rsidRPr="00667960">
        <w:rPr>
          <w:rFonts w:ascii="Times New Roman" w:hAnsi="Times New Roman" w:cs="Times New Roman"/>
          <w:lang w:val="en-US"/>
        </w:rPr>
        <w:t xml:space="preserve">Trạng thái quan sát được: </w:t>
      </w:r>
      <w:r w:rsidRPr="00667960">
        <w:rPr>
          <w:rFonts w:ascii="Times New Roman" w:hAnsi="Times New Roman" w:cs="Times New Roman"/>
        </w:rPr>
        <w:t>['chúng_tôi', 'công_việc', 'cảm_thấy', 'hết_sức', 'học_sinh', 'khiến', 'lác_đác', 'nhàm_chán', 'nỗ_lực', 'sân_trường', 'trên', 'tôi', 'văn_phòng', 'đã', 'unk1', 'unk2']</w:t>
      </w:r>
    </w:p>
    <w:p w14:paraId="2D7434A8" w14:textId="579C5C0B" w:rsidR="009A51EE" w:rsidRPr="00667960" w:rsidRDefault="00F31986" w:rsidP="009E0B6A">
      <w:pPr>
        <w:jc w:val="left"/>
        <w:rPr>
          <w:rFonts w:ascii="Times New Roman" w:eastAsia="Times New Roman" w:hAnsi="Times New Roman" w:cs="Times New Roman"/>
          <w:noProof w:val="0"/>
          <w:color w:val="212121"/>
          <w:szCs w:val="26"/>
          <w:shd w:val="clear" w:color="auto" w:fill="FFFFFF"/>
          <w:lang w:val="en-US"/>
        </w:rPr>
      </w:pPr>
      <w:r w:rsidRPr="00667960">
        <w:rPr>
          <w:rFonts w:ascii="Times New Roman" w:eastAsia="Times New Roman" w:hAnsi="Times New Roman" w:cs="Times New Roman"/>
          <w:noProof w:val="0"/>
          <w:color w:val="212121"/>
          <w:sz w:val="21"/>
          <w:szCs w:val="21"/>
          <w:shd w:val="clear" w:color="auto" w:fill="FFFFFF"/>
          <w:lang w:val="en-US"/>
        </w:rPr>
        <w:tab/>
      </w:r>
    </w:p>
    <w:p w14:paraId="0C8B04E3" w14:textId="33926153" w:rsidR="00712845" w:rsidRPr="00667960" w:rsidRDefault="009E0B6A" w:rsidP="007C3D48">
      <w:pPr>
        <w:ind w:left="425"/>
        <w:jc w:val="left"/>
        <w:rPr>
          <w:rFonts w:ascii="Times New Roman" w:eastAsia="Times New Roman" w:hAnsi="Times New Roman" w:cs="Times New Roman"/>
          <w:noProof w:val="0"/>
          <w:color w:val="212121"/>
          <w:szCs w:val="26"/>
          <w:shd w:val="clear" w:color="auto" w:fill="FFFFFF"/>
          <w:lang w:val="en-US"/>
        </w:rPr>
      </w:pPr>
      <w:r w:rsidRPr="00667960">
        <w:rPr>
          <w:rFonts w:ascii="Times New Roman" w:eastAsia="Times New Roman" w:hAnsi="Times New Roman" w:cs="Times New Roman"/>
          <w:noProof w:val="0"/>
          <w:color w:val="212121"/>
          <w:szCs w:val="26"/>
          <w:shd w:val="clear" w:color="auto" w:fill="FFFFFF"/>
          <w:lang w:val="en-US"/>
        </w:rPr>
        <w:tab/>
      </w:r>
      <w:r w:rsidR="007C3D48" w:rsidRPr="00667960">
        <w:rPr>
          <w:rFonts w:ascii="Times New Roman" w:eastAsia="Times New Roman" w:hAnsi="Times New Roman" w:cs="Times New Roman"/>
          <w:noProof w:val="0"/>
          <w:color w:val="212121"/>
          <w:szCs w:val="26"/>
          <w:shd w:val="clear" w:color="auto" w:fill="FFFFFF"/>
          <w:lang w:val="en-US"/>
        </w:rPr>
        <w:t>- Tiếp đến nhóm k</w:t>
      </w:r>
      <w:r w:rsidR="009A51EE" w:rsidRPr="00667960">
        <w:rPr>
          <w:rFonts w:ascii="Times New Roman" w:eastAsia="Times New Roman" w:hAnsi="Times New Roman" w:cs="Times New Roman"/>
          <w:noProof w:val="0"/>
          <w:color w:val="212121"/>
          <w:szCs w:val="26"/>
          <w:shd w:val="clear" w:color="auto" w:fill="FFFFFF"/>
          <w:lang w:val="en-US"/>
        </w:rPr>
        <w:t>hởi</w:t>
      </w:r>
      <w:r w:rsidR="00BE7E0F" w:rsidRPr="00667960">
        <w:rPr>
          <w:rFonts w:ascii="Times New Roman" w:eastAsia="Times New Roman" w:hAnsi="Times New Roman" w:cs="Times New Roman"/>
          <w:noProof w:val="0"/>
          <w:color w:val="212121"/>
          <w:szCs w:val="26"/>
          <w:shd w:val="clear" w:color="auto" w:fill="FFFFFF"/>
          <w:lang w:val="en-US"/>
        </w:rPr>
        <w:t xml:space="preserve"> tạo</w:t>
      </w:r>
      <w:r w:rsidR="00D723D7" w:rsidRPr="00667960">
        <w:rPr>
          <w:rFonts w:ascii="Times New Roman" w:eastAsia="Times New Roman" w:hAnsi="Times New Roman" w:cs="Times New Roman"/>
          <w:noProof w:val="0"/>
          <w:color w:val="212121"/>
          <w:szCs w:val="26"/>
          <w:shd w:val="clear" w:color="auto" w:fill="FFFFFF"/>
          <w:lang w:val="en-US"/>
        </w:rPr>
        <w:t xml:space="preserve"> ma trận chuyển trạng th</w:t>
      </w:r>
      <w:r w:rsidR="00BE7E0F" w:rsidRPr="00667960">
        <w:rPr>
          <w:rFonts w:ascii="Times New Roman" w:eastAsia="Times New Roman" w:hAnsi="Times New Roman" w:cs="Times New Roman"/>
          <w:noProof w:val="0"/>
          <w:color w:val="212121"/>
          <w:szCs w:val="26"/>
          <w:shd w:val="clear" w:color="auto" w:fill="FFFFFF"/>
          <w:lang w:val="en-US"/>
        </w:rPr>
        <w:t xml:space="preserve">ái A </w:t>
      </w:r>
      <w:r w:rsidR="007C3D48" w:rsidRPr="00667960">
        <w:rPr>
          <w:rFonts w:ascii="Times New Roman" w:eastAsia="Times New Roman" w:hAnsi="Times New Roman" w:cs="Times New Roman"/>
          <w:noProof w:val="0"/>
          <w:color w:val="212121"/>
          <w:szCs w:val="26"/>
          <w:shd w:val="clear" w:color="auto" w:fill="FFFFFF"/>
          <w:lang w:val="en-US"/>
        </w:rPr>
        <w:t xml:space="preserve">và </w:t>
      </w:r>
      <w:r w:rsidR="00712845" w:rsidRPr="00667960">
        <w:rPr>
          <w:rFonts w:ascii="Times New Roman" w:eastAsia="Times New Roman" w:hAnsi="Times New Roman" w:cs="Times New Roman"/>
          <w:noProof w:val="0"/>
          <w:color w:val="212121"/>
          <w:szCs w:val="26"/>
          <w:shd w:val="clear" w:color="auto" w:fill="FFFFFF"/>
          <w:lang w:val="en-US"/>
        </w:rPr>
        <w:t xml:space="preserve">ma trận thể hiện B </w:t>
      </w:r>
    </w:p>
    <w:p w14:paraId="54EF38F3" w14:textId="7CE222FD" w:rsidR="003D0694" w:rsidRPr="00667960" w:rsidRDefault="009E1558" w:rsidP="009A51EE">
      <w:pPr>
        <w:ind w:left="425"/>
        <w:jc w:val="left"/>
        <w:rPr>
          <w:rFonts w:ascii="Times New Roman" w:hAnsi="Times New Roman" w:cs="Times New Roman"/>
          <w:lang w:val="en-US"/>
        </w:rPr>
      </w:pPr>
      <w:r w:rsidRPr="00667960">
        <w:rPr>
          <w:rFonts w:ascii="Times New Roman" w:hAnsi="Times New Roman" w:cs="Times New Roman"/>
          <w:lang w:val="en-US"/>
        </w:rPr>
        <w:tab/>
      </w:r>
      <w:r w:rsidR="003C2E60" w:rsidRPr="00667960">
        <w:rPr>
          <w:rFonts w:ascii="Times New Roman" w:hAnsi="Times New Roman" w:cs="Times New Roman"/>
          <w:lang w:val="en-US"/>
        </w:rPr>
        <w:t>-</w:t>
      </w:r>
      <w:r w:rsidR="007C3D48" w:rsidRPr="00667960">
        <w:rPr>
          <w:rFonts w:ascii="Times New Roman" w:hAnsi="Times New Roman" w:cs="Times New Roman"/>
          <w:lang w:val="en-US"/>
        </w:rPr>
        <w:t xml:space="preserve"> Sau đó từ bộ PosTrain, nhóm</w:t>
      </w:r>
      <w:r w:rsidR="00CF74EA" w:rsidRPr="00667960">
        <w:rPr>
          <w:rFonts w:ascii="Times New Roman" w:hAnsi="Times New Roman" w:cs="Times New Roman"/>
          <w:lang w:val="en-US"/>
        </w:rPr>
        <w:t xml:space="preserve"> </w:t>
      </w:r>
      <w:r w:rsidR="003C2E60" w:rsidRPr="00667960">
        <w:rPr>
          <w:rFonts w:ascii="Times New Roman" w:hAnsi="Times New Roman" w:cs="Times New Roman"/>
          <w:lang w:val="en-US"/>
        </w:rPr>
        <w:t>đếm số lượng trạng thái ẩn i chuyển sang trạng thái ẩn j</w:t>
      </w:r>
      <w:r w:rsidR="0048626C" w:rsidRPr="00667960">
        <w:rPr>
          <w:rFonts w:ascii="Times New Roman" w:hAnsi="Times New Roman" w:cs="Times New Roman"/>
          <w:lang w:val="en-US"/>
        </w:rPr>
        <w:t xml:space="preserve">, trong đó j không </w:t>
      </w:r>
      <w:r w:rsidR="00167BC7" w:rsidRPr="00667960">
        <w:rPr>
          <w:rFonts w:ascii="Times New Roman" w:hAnsi="Times New Roman" w:cs="Times New Roman"/>
          <w:lang w:val="en-US"/>
        </w:rPr>
        <w:t>bao gồm</w:t>
      </w:r>
      <w:r w:rsidR="0048626C" w:rsidRPr="00667960">
        <w:rPr>
          <w:rFonts w:ascii="Times New Roman" w:hAnsi="Times New Roman" w:cs="Times New Roman"/>
          <w:lang w:val="en-US"/>
        </w:rPr>
        <w:t xml:space="preserve"> trạng thái ẩn S</w:t>
      </w:r>
    </w:p>
    <w:p w14:paraId="30545D5A" w14:textId="77777777" w:rsidR="003D0694" w:rsidRPr="00667960" w:rsidRDefault="003D0694" w:rsidP="003D0694">
      <w:pPr>
        <w:ind w:left="425" w:firstLine="295"/>
        <w:jc w:val="left"/>
        <w:rPr>
          <w:rFonts w:ascii="Times New Roman" w:hAnsi="Times New Roman" w:cs="Times New Roman"/>
          <w:lang w:val="en-US"/>
        </w:rPr>
      </w:pPr>
      <w:r w:rsidRPr="00667960">
        <w:rPr>
          <w:rFonts w:ascii="Times New Roman" w:hAnsi="Times New Roman" w:cs="Times New Roman"/>
          <w:lang w:val="en-US"/>
        </w:rPr>
        <w:t>-</w:t>
      </w:r>
      <w:r w:rsidR="00434B2E" w:rsidRPr="00667960">
        <w:rPr>
          <w:rFonts w:ascii="Times New Roman" w:hAnsi="Times New Roman" w:cs="Times New Roman"/>
          <w:lang w:val="en-US"/>
        </w:rPr>
        <w:t xml:space="preserve"> </w:t>
      </w:r>
      <w:r w:rsidRPr="00667960">
        <w:rPr>
          <w:rFonts w:ascii="Times New Roman" w:hAnsi="Times New Roman" w:cs="Times New Roman"/>
          <w:lang w:val="en-US"/>
        </w:rPr>
        <w:t>Ứ</w:t>
      </w:r>
      <w:r w:rsidR="00434B2E" w:rsidRPr="00667960">
        <w:rPr>
          <w:rFonts w:ascii="Times New Roman" w:hAnsi="Times New Roman" w:cs="Times New Roman"/>
          <w:lang w:val="en-US"/>
        </w:rPr>
        <w:t xml:space="preserve">ng với mỗi </w:t>
      </w:r>
      <w:r w:rsidR="0012012D" w:rsidRPr="00667960">
        <w:rPr>
          <w:rFonts w:ascii="Times New Roman" w:hAnsi="Times New Roman" w:cs="Times New Roman"/>
          <w:lang w:val="en-US"/>
        </w:rPr>
        <w:t>số</w:t>
      </w:r>
      <w:r w:rsidR="00DD41BF" w:rsidRPr="00667960">
        <w:rPr>
          <w:rFonts w:ascii="Times New Roman" w:hAnsi="Times New Roman" w:cs="Times New Roman"/>
          <w:lang w:val="en-US"/>
        </w:rPr>
        <w:t xml:space="preserve"> đếm được</w:t>
      </w:r>
      <w:r w:rsidR="008A2E1D" w:rsidRPr="00667960">
        <w:rPr>
          <w:rFonts w:ascii="Times New Roman" w:hAnsi="Times New Roman" w:cs="Times New Roman"/>
          <w:lang w:val="en-US"/>
        </w:rPr>
        <w:t>,</w:t>
      </w:r>
      <w:r w:rsidR="0012012D" w:rsidRPr="00667960">
        <w:rPr>
          <w:rFonts w:ascii="Times New Roman" w:hAnsi="Times New Roman" w:cs="Times New Roman"/>
          <w:lang w:val="en-US"/>
        </w:rPr>
        <w:t xml:space="preserve"> </w:t>
      </w:r>
      <w:r w:rsidR="00CA0204" w:rsidRPr="00667960">
        <w:rPr>
          <w:rFonts w:ascii="Times New Roman" w:hAnsi="Times New Roman" w:cs="Times New Roman"/>
          <w:lang w:val="en-US"/>
        </w:rPr>
        <w:t>ta</w:t>
      </w:r>
      <w:r w:rsidR="0012012D" w:rsidRPr="00667960">
        <w:rPr>
          <w:rFonts w:ascii="Times New Roman" w:hAnsi="Times New Roman" w:cs="Times New Roman"/>
          <w:lang w:val="en-US"/>
        </w:rPr>
        <w:t xml:space="preserve"> cộng thêm 1 vì nhóm sử dụng phương pháp Smooth Laplace</w:t>
      </w:r>
      <w:r w:rsidRPr="00667960">
        <w:rPr>
          <w:rFonts w:ascii="Times New Roman" w:hAnsi="Times New Roman" w:cs="Times New Roman"/>
          <w:lang w:val="en-US"/>
        </w:rPr>
        <w:tab/>
      </w:r>
    </w:p>
    <w:p w14:paraId="5560FC4D" w14:textId="32A81CB9" w:rsidR="009E1558" w:rsidRPr="00667960" w:rsidRDefault="003D0694" w:rsidP="003D0694">
      <w:pPr>
        <w:ind w:left="425" w:firstLine="295"/>
        <w:jc w:val="left"/>
        <w:rPr>
          <w:rFonts w:ascii="Times New Roman" w:hAnsi="Times New Roman" w:cs="Times New Roman"/>
          <w:lang w:val="en-US"/>
        </w:rPr>
      </w:pPr>
      <w:r w:rsidRPr="00667960">
        <w:rPr>
          <w:rFonts w:ascii="Times New Roman" w:hAnsi="Times New Roman" w:cs="Times New Roman"/>
          <w:lang w:val="en-US"/>
        </w:rPr>
        <w:t>-Tính</w:t>
      </w:r>
      <w:r w:rsidR="0012012D" w:rsidRPr="00667960">
        <w:rPr>
          <w:rFonts w:ascii="Times New Roman" w:hAnsi="Times New Roman" w:cs="Times New Roman"/>
          <w:lang w:val="en-US"/>
        </w:rPr>
        <w:t xml:space="preserve"> </w:t>
      </w:r>
      <w:r w:rsidRPr="00667960">
        <w:rPr>
          <w:rFonts w:ascii="Times New Roman" w:hAnsi="Times New Roman" w:cs="Times New Roman"/>
          <w:lang w:val="en-US"/>
        </w:rPr>
        <w:t>t</w:t>
      </w:r>
      <w:r w:rsidR="0012012D" w:rsidRPr="00667960">
        <w:rPr>
          <w:rFonts w:ascii="Times New Roman" w:hAnsi="Times New Roman" w:cs="Times New Roman"/>
          <w:lang w:val="en-US"/>
        </w:rPr>
        <w:t xml:space="preserve">ổng </w:t>
      </w:r>
      <w:r w:rsidR="00CA0204" w:rsidRPr="00667960">
        <w:rPr>
          <w:rFonts w:ascii="Times New Roman" w:hAnsi="Times New Roman" w:cs="Times New Roman"/>
          <w:lang w:val="en-US"/>
        </w:rPr>
        <w:t xml:space="preserve">tất cả các số trong mỗi hàng </w:t>
      </w:r>
      <w:r w:rsidR="00DD41BF" w:rsidRPr="00667960">
        <w:rPr>
          <w:rFonts w:ascii="Times New Roman" w:hAnsi="Times New Roman" w:cs="Times New Roman"/>
          <w:lang w:val="en-US"/>
        </w:rPr>
        <w:t>vào cột Sum</w:t>
      </w:r>
      <w:r w:rsidR="006B5B1B" w:rsidRPr="00667960">
        <w:rPr>
          <w:rFonts w:ascii="Times New Roman" w:hAnsi="Times New Roman" w:cs="Times New Roman"/>
          <w:lang w:val="en-US"/>
        </w:rPr>
        <w:t xml:space="preserve"> và cập nhật vào ma trận</w:t>
      </w:r>
      <w:r w:rsidR="008A2E1D" w:rsidRPr="00667960">
        <w:rPr>
          <w:rFonts w:ascii="Times New Roman" w:hAnsi="Times New Roman" w:cs="Times New Roman"/>
          <w:lang w:val="en-US"/>
        </w:rPr>
        <w:t xml:space="preserve"> A</w:t>
      </w:r>
      <w:r w:rsidR="006B5B1B" w:rsidRPr="00667960">
        <w:rPr>
          <w:rFonts w:ascii="Times New Roman" w:hAnsi="Times New Roman" w:cs="Times New Roman"/>
          <w:lang w:val="en-US"/>
        </w:rPr>
        <w:t>:</w:t>
      </w:r>
    </w:p>
    <w:p w14:paraId="0E89A3E5" w14:textId="4F92BEDD" w:rsidR="0036132D" w:rsidRPr="00667960" w:rsidRDefault="0036132D" w:rsidP="009A51EE">
      <w:pPr>
        <w:ind w:left="425"/>
        <w:jc w:val="left"/>
        <w:rPr>
          <w:rFonts w:ascii="Times New Roman" w:hAnsi="Times New Roman" w:cs="Times New Roman"/>
          <w:lang w:val="en-US"/>
        </w:rPr>
      </w:pPr>
      <w:r w:rsidRPr="00667960">
        <w:rPr>
          <w:rFonts w:ascii="Times New Roman" w:hAnsi="Times New Roman" w:cs="Times New Roman"/>
          <w:lang w:val="en-US"/>
        </w:rPr>
        <w:tab/>
        <w:t>Ví dụ: Tương ứng ví dụ trên, ta có ma trận A:</w:t>
      </w:r>
    </w:p>
    <w:p w14:paraId="63399EF4" w14:textId="22E835C3" w:rsidR="0036132D" w:rsidRPr="00667960" w:rsidRDefault="0036132D" w:rsidP="009A51EE">
      <w:pPr>
        <w:ind w:left="425"/>
        <w:jc w:val="left"/>
        <w:rPr>
          <w:rFonts w:ascii="Times New Roman" w:hAnsi="Times New Roman" w:cs="Times New Roman"/>
          <w:lang w:val="en-US"/>
        </w:rPr>
      </w:pPr>
      <w:r w:rsidRPr="00667960">
        <w:rPr>
          <w:rFonts w:ascii="Times New Roman" w:hAnsi="Times New Roman" w:cs="Times New Roman"/>
          <w:lang w:val="en-US"/>
        </w:rPr>
        <w:lastRenderedPageBreak/>
        <w:tab/>
      </w:r>
      <w:r w:rsidR="007C3D48" w:rsidRPr="00667960">
        <w:rPr>
          <w:rFonts w:ascii="Times New Roman" w:hAnsi="Times New Roman" w:cs="Times New Roman"/>
          <w:lang w:val="en-US"/>
        </w:rPr>
        <w:drawing>
          <wp:inline distT="0" distB="0" distL="0" distR="0" wp14:anchorId="41633389" wp14:editId="50056703">
            <wp:extent cx="5763429" cy="2076740"/>
            <wp:effectExtent l="0" t="0" r="0" b="0"/>
            <wp:docPr id="14" name="Hình ảnh 1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10;&#10;Mô tả được tạo tự động"/>
                    <pic:cNvPicPr/>
                  </pic:nvPicPr>
                  <pic:blipFill>
                    <a:blip r:embed="rId26"/>
                    <a:stretch>
                      <a:fillRect/>
                    </a:stretch>
                  </pic:blipFill>
                  <pic:spPr>
                    <a:xfrm>
                      <a:off x="0" y="0"/>
                      <a:ext cx="5763429" cy="2076740"/>
                    </a:xfrm>
                    <a:prstGeom prst="rect">
                      <a:avLst/>
                    </a:prstGeom>
                  </pic:spPr>
                </pic:pic>
              </a:graphicData>
            </a:graphic>
          </wp:inline>
        </w:drawing>
      </w:r>
    </w:p>
    <w:p w14:paraId="10BA8EB0" w14:textId="75F9407B" w:rsidR="003D371F" w:rsidRPr="00667960" w:rsidRDefault="003D371F" w:rsidP="009A51EE">
      <w:pPr>
        <w:ind w:left="425"/>
        <w:jc w:val="left"/>
        <w:rPr>
          <w:rFonts w:ascii="Times New Roman" w:hAnsi="Times New Roman" w:cs="Times New Roman"/>
          <w:lang w:val="en-US"/>
        </w:rPr>
      </w:pPr>
      <w:r w:rsidRPr="00667960">
        <w:rPr>
          <w:rFonts w:ascii="Times New Roman" w:hAnsi="Times New Roman" w:cs="Times New Roman"/>
          <w:lang w:val="en-US"/>
        </w:rPr>
        <w:t>-Tiếp đến</w:t>
      </w:r>
      <w:r w:rsidR="00E0275D" w:rsidRPr="00667960">
        <w:rPr>
          <w:rFonts w:ascii="Times New Roman" w:hAnsi="Times New Roman" w:cs="Times New Roman"/>
          <w:lang w:val="en-US"/>
        </w:rPr>
        <w:t xml:space="preserve"> tính</w:t>
      </w:r>
      <w:r w:rsidRPr="00667960">
        <w:rPr>
          <w:rFonts w:ascii="Times New Roman" w:hAnsi="Times New Roman" w:cs="Times New Roman"/>
          <w:lang w:val="en-US"/>
        </w:rPr>
        <w:t xml:space="preserve"> xác suất chuyển từ trạng thái ẩn i sang trạng thái ẩn j bằng các lấy </w:t>
      </w:r>
      <w:r w:rsidR="00B108E2" w:rsidRPr="00667960">
        <w:rPr>
          <w:rFonts w:ascii="Times New Roman" w:hAnsi="Times New Roman" w:cs="Times New Roman"/>
          <w:lang w:val="en-US"/>
        </w:rPr>
        <w:t>A[i][j] / Sum</w:t>
      </w:r>
      <w:r w:rsidR="00C2174A" w:rsidRPr="00667960">
        <w:rPr>
          <w:rFonts w:ascii="Times New Roman" w:hAnsi="Times New Roman" w:cs="Times New Roman"/>
          <w:lang w:val="en-US"/>
        </w:rPr>
        <w:t>[i]:</w:t>
      </w:r>
    </w:p>
    <w:p w14:paraId="1E413B08" w14:textId="04C8671E" w:rsidR="00C2174A" w:rsidRPr="00667960" w:rsidRDefault="00C2174A" w:rsidP="009A51EE">
      <w:pPr>
        <w:ind w:left="425"/>
        <w:jc w:val="left"/>
        <w:rPr>
          <w:rFonts w:ascii="Times New Roman" w:hAnsi="Times New Roman" w:cs="Times New Roman"/>
          <w:lang w:val="en-US"/>
        </w:rPr>
      </w:pPr>
      <w:r w:rsidRPr="00667960">
        <w:rPr>
          <w:rFonts w:ascii="Times New Roman" w:hAnsi="Times New Roman" w:cs="Times New Roman"/>
          <w:lang w:val="en-US"/>
        </w:rPr>
        <w:drawing>
          <wp:inline distT="0" distB="0" distL="0" distR="0" wp14:anchorId="1728A3D2" wp14:editId="75D6C3CE">
            <wp:extent cx="6120130" cy="1772920"/>
            <wp:effectExtent l="0" t="0" r="0" b="0"/>
            <wp:docPr id="15" name="Hình ảnh 15" descr="Ảnh có chứa văn bản, khác nhau, và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 khác nhau, vài&#10;&#10;Mô tả được tạo tự động"/>
                    <pic:cNvPicPr/>
                  </pic:nvPicPr>
                  <pic:blipFill>
                    <a:blip r:embed="rId27"/>
                    <a:stretch>
                      <a:fillRect/>
                    </a:stretch>
                  </pic:blipFill>
                  <pic:spPr>
                    <a:xfrm>
                      <a:off x="0" y="0"/>
                      <a:ext cx="6120130" cy="1772920"/>
                    </a:xfrm>
                    <a:prstGeom prst="rect">
                      <a:avLst/>
                    </a:prstGeom>
                  </pic:spPr>
                </pic:pic>
              </a:graphicData>
            </a:graphic>
          </wp:inline>
        </w:drawing>
      </w:r>
    </w:p>
    <w:p w14:paraId="0A80F3E8" w14:textId="70C56655" w:rsidR="00C2174A" w:rsidRPr="00667960" w:rsidRDefault="00800C44" w:rsidP="009A51EE">
      <w:pPr>
        <w:ind w:left="425"/>
        <w:jc w:val="left"/>
        <w:rPr>
          <w:rFonts w:ascii="Times New Roman" w:hAnsi="Times New Roman" w:cs="Times New Roman"/>
          <w:lang w:val="en-US"/>
        </w:rPr>
      </w:pPr>
      <w:r w:rsidRPr="00667960">
        <w:rPr>
          <w:rFonts w:ascii="Times New Roman" w:hAnsi="Times New Roman" w:cs="Times New Roman"/>
          <w:lang w:val="en-US"/>
        </w:rPr>
        <w:t xml:space="preserve">-Tương tự với ma trận A, ta đếm số lượng trạng thái ẩn i tương ứng với trạng thái quan sát được </w:t>
      </w:r>
      <w:r w:rsidR="00E0275D" w:rsidRPr="00667960">
        <w:rPr>
          <w:rFonts w:ascii="Times New Roman" w:hAnsi="Times New Roman" w:cs="Times New Roman"/>
          <w:lang w:val="en-US"/>
        </w:rPr>
        <w:t>j</w:t>
      </w:r>
      <w:r w:rsidR="005F5E94" w:rsidRPr="00667960">
        <w:rPr>
          <w:rFonts w:ascii="Times New Roman" w:hAnsi="Times New Roman" w:cs="Times New Roman"/>
          <w:lang w:val="en-US"/>
        </w:rPr>
        <w:t>, sử dụng smooth Laplace</w:t>
      </w:r>
      <w:r w:rsidR="006E65D0" w:rsidRPr="00667960">
        <w:rPr>
          <w:rFonts w:ascii="Times New Roman" w:hAnsi="Times New Roman" w:cs="Times New Roman"/>
          <w:lang w:val="en-US"/>
        </w:rPr>
        <w:t xml:space="preserve"> và cập nhật vào ma trận thể hiện B</w:t>
      </w:r>
      <w:r w:rsidR="005F5E94" w:rsidRPr="00667960">
        <w:rPr>
          <w:rFonts w:ascii="Times New Roman" w:hAnsi="Times New Roman" w:cs="Times New Roman"/>
          <w:lang w:val="en-US"/>
        </w:rPr>
        <w:t>:</w:t>
      </w:r>
    </w:p>
    <w:p w14:paraId="1B2BED02" w14:textId="3D291943" w:rsidR="005F5E94" w:rsidRPr="00667960" w:rsidRDefault="005F5E94" w:rsidP="009A51EE">
      <w:pPr>
        <w:ind w:left="425"/>
        <w:jc w:val="left"/>
        <w:rPr>
          <w:rFonts w:ascii="Times New Roman" w:hAnsi="Times New Roman" w:cs="Times New Roman"/>
          <w:lang w:val="en-US"/>
        </w:rPr>
      </w:pPr>
      <w:r w:rsidRPr="00667960">
        <w:rPr>
          <w:rFonts w:ascii="Times New Roman" w:hAnsi="Times New Roman" w:cs="Times New Roman"/>
          <w:lang w:val="en-US"/>
        </w:rPr>
        <w:drawing>
          <wp:inline distT="0" distB="0" distL="0" distR="0" wp14:anchorId="6CBAF8CD" wp14:editId="791D744C">
            <wp:extent cx="6120130" cy="1053465"/>
            <wp:effectExtent l="0" t="0" r="0" b="0"/>
            <wp:docPr id="16" name="Hình ảnh 16" descr="Ảnh có chứa văn bản, trắ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 trắng, ảnh chụp màn hình&#10;&#10;Mô tả được tạo tự động"/>
                    <pic:cNvPicPr/>
                  </pic:nvPicPr>
                  <pic:blipFill>
                    <a:blip r:embed="rId28"/>
                    <a:stretch>
                      <a:fillRect/>
                    </a:stretch>
                  </pic:blipFill>
                  <pic:spPr>
                    <a:xfrm>
                      <a:off x="0" y="0"/>
                      <a:ext cx="6120130" cy="1053465"/>
                    </a:xfrm>
                    <a:prstGeom prst="rect">
                      <a:avLst/>
                    </a:prstGeom>
                  </pic:spPr>
                </pic:pic>
              </a:graphicData>
            </a:graphic>
          </wp:inline>
        </w:drawing>
      </w:r>
    </w:p>
    <w:p w14:paraId="70A9DFDF" w14:textId="39C6C26A" w:rsidR="005F5E94" w:rsidRPr="00667960" w:rsidRDefault="005F5E94" w:rsidP="009A51EE">
      <w:pPr>
        <w:ind w:left="425"/>
        <w:jc w:val="left"/>
        <w:rPr>
          <w:rFonts w:ascii="Times New Roman" w:hAnsi="Times New Roman" w:cs="Times New Roman"/>
          <w:lang w:val="en-US"/>
        </w:rPr>
      </w:pPr>
      <w:r w:rsidRPr="00667960">
        <w:rPr>
          <w:rFonts w:ascii="Times New Roman" w:hAnsi="Times New Roman" w:cs="Times New Roman"/>
          <w:lang w:val="en-US"/>
        </w:rPr>
        <w:t>-Tính xác suất tương ứng với tổng:</w:t>
      </w:r>
    </w:p>
    <w:p w14:paraId="11A67B67" w14:textId="2AA3A10E" w:rsidR="005F5E94" w:rsidRPr="00667960" w:rsidRDefault="00FC19D8" w:rsidP="009A51EE">
      <w:pPr>
        <w:ind w:left="425"/>
        <w:jc w:val="left"/>
        <w:rPr>
          <w:rFonts w:ascii="Times New Roman" w:hAnsi="Times New Roman" w:cs="Times New Roman"/>
          <w:lang w:val="en-US"/>
        </w:rPr>
      </w:pPr>
      <w:r w:rsidRPr="00667960">
        <w:rPr>
          <w:rFonts w:ascii="Times New Roman" w:hAnsi="Times New Roman" w:cs="Times New Roman"/>
          <w:lang w:val="en-US"/>
        </w:rPr>
        <w:drawing>
          <wp:inline distT="0" distB="0" distL="0" distR="0" wp14:anchorId="62665014" wp14:editId="45933192">
            <wp:extent cx="6202680" cy="636486"/>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76037" cy="644014"/>
                    </a:xfrm>
                    <a:prstGeom prst="rect">
                      <a:avLst/>
                    </a:prstGeom>
                  </pic:spPr>
                </pic:pic>
              </a:graphicData>
            </a:graphic>
          </wp:inline>
        </w:drawing>
      </w:r>
    </w:p>
    <w:p w14:paraId="72B2F501" w14:textId="250AED7D" w:rsidR="00B545B9" w:rsidRPr="00667960" w:rsidRDefault="00B545B9" w:rsidP="00B545B9">
      <w:pPr>
        <w:ind w:left="425"/>
        <w:rPr>
          <w:rFonts w:ascii="Times New Roman" w:hAnsi="Times New Roman" w:cs="Times New Roman"/>
          <w:lang w:val="en-US"/>
        </w:rPr>
      </w:pPr>
    </w:p>
    <w:p w14:paraId="7FDA9FF5" w14:textId="432C428F" w:rsidR="00B07DC0" w:rsidRPr="00667960" w:rsidRDefault="00B07DC0" w:rsidP="00B07DC0">
      <w:pPr>
        <w:pStyle w:val="oancuaDanhsach"/>
        <w:numPr>
          <w:ilvl w:val="0"/>
          <w:numId w:val="43"/>
        </w:numPr>
        <w:rPr>
          <w:rFonts w:ascii="Times New Roman" w:hAnsi="Times New Roman" w:cs="Times New Roman"/>
          <w:b/>
          <w:bCs/>
          <w:lang w:val="en-US"/>
        </w:rPr>
      </w:pPr>
      <w:r w:rsidRPr="00667960">
        <w:rPr>
          <w:rFonts w:ascii="Times New Roman" w:hAnsi="Times New Roman" w:cs="Times New Roman"/>
          <w:b/>
          <w:bCs/>
          <w:lang w:val="en-US"/>
        </w:rPr>
        <w:t>Viterbi</w:t>
      </w:r>
    </w:p>
    <w:p w14:paraId="35F8F02D" w14:textId="6A2D4149" w:rsidR="00B07DC0" w:rsidRPr="00667960" w:rsidRDefault="003E733B" w:rsidP="00B07DC0">
      <w:pPr>
        <w:ind w:left="425"/>
        <w:rPr>
          <w:rFonts w:ascii="Times New Roman" w:hAnsi="Times New Roman" w:cs="Times New Roman"/>
          <w:b/>
          <w:bCs/>
          <w:i/>
          <w:iCs/>
          <w:sz w:val="24"/>
          <w:szCs w:val="24"/>
          <w:lang w:val="en-US"/>
        </w:rPr>
      </w:pPr>
      <w:r w:rsidRPr="00667960">
        <w:rPr>
          <w:rFonts w:ascii="Times New Roman" w:hAnsi="Times New Roman" w:cs="Times New Roman"/>
          <w:b/>
          <w:bCs/>
          <w:i/>
          <w:iCs/>
          <w:sz w:val="24"/>
          <w:szCs w:val="24"/>
          <w:lang w:val="en-US"/>
        </w:rPr>
        <w:lastRenderedPageBreak/>
        <w:t xml:space="preserve">B1) </w:t>
      </w:r>
      <w:r w:rsidR="000E3BBA" w:rsidRPr="00667960">
        <w:rPr>
          <w:rFonts w:ascii="Times New Roman" w:hAnsi="Times New Roman" w:cs="Times New Roman"/>
          <w:b/>
          <w:bCs/>
          <w:i/>
          <w:iCs/>
          <w:sz w:val="24"/>
          <w:szCs w:val="24"/>
          <w:lang w:val="en-US"/>
        </w:rPr>
        <w:t>Tính ma trận xác suất Prob và ma trận Pointer</w:t>
      </w:r>
      <w:r w:rsidR="00C11913" w:rsidRPr="00667960">
        <w:rPr>
          <w:rFonts w:ascii="Times New Roman" w:hAnsi="Times New Roman" w:cs="Times New Roman"/>
          <w:b/>
          <w:bCs/>
          <w:i/>
          <w:iCs/>
          <w:sz w:val="24"/>
          <w:szCs w:val="24"/>
          <w:lang w:val="en-US"/>
        </w:rPr>
        <w:t>:</w:t>
      </w:r>
    </w:p>
    <w:p w14:paraId="6813B9CE" w14:textId="30919D88" w:rsidR="00C11913" w:rsidRPr="00667960" w:rsidRDefault="00C11913" w:rsidP="00B07DC0">
      <w:pPr>
        <w:ind w:left="425"/>
        <w:rPr>
          <w:rFonts w:ascii="Times New Roman" w:hAnsi="Times New Roman" w:cs="Times New Roman"/>
          <w:lang w:val="en-US"/>
        </w:rPr>
      </w:pPr>
      <w:r w:rsidRPr="00667960">
        <w:rPr>
          <w:rFonts w:ascii="Times New Roman" w:hAnsi="Times New Roman" w:cs="Times New Roman"/>
          <w:lang w:val="en-US"/>
        </w:rPr>
        <w:t>Dựa vào mã giả</w:t>
      </w:r>
      <w:r w:rsidR="00672499" w:rsidRPr="00667960">
        <w:rPr>
          <w:rFonts w:ascii="Times New Roman" w:hAnsi="Times New Roman" w:cs="Times New Roman"/>
          <w:lang w:val="en-US"/>
        </w:rPr>
        <w:t xml:space="preserve"> của ma trận </w:t>
      </w:r>
      <w:r w:rsidR="001C71FF" w:rsidRPr="00667960">
        <w:rPr>
          <w:rFonts w:ascii="Times New Roman" w:hAnsi="Times New Roman" w:cs="Times New Roman"/>
          <w:lang w:val="en-US"/>
        </w:rPr>
        <w:t>Viterbi đã trình bày</w:t>
      </w:r>
      <w:r w:rsidRPr="00667960">
        <w:rPr>
          <w:rFonts w:ascii="Times New Roman" w:hAnsi="Times New Roman" w:cs="Times New Roman"/>
          <w:lang w:val="en-US"/>
        </w:rPr>
        <w:t xml:space="preserve"> ở trên, nhóm tiến hành tạo thuật t</w:t>
      </w:r>
      <w:r w:rsidR="000E101A" w:rsidRPr="00667960">
        <w:rPr>
          <w:rFonts w:ascii="Times New Roman" w:hAnsi="Times New Roman" w:cs="Times New Roman"/>
          <w:lang w:val="en-US"/>
        </w:rPr>
        <w:t>oán</w:t>
      </w:r>
      <w:r w:rsidRPr="00667960">
        <w:rPr>
          <w:rFonts w:ascii="Times New Roman" w:hAnsi="Times New Roman" w:cs="Times New Roman"/>
          <w:lang w:val="en-US"/>
        </w:rPr>
        <w:t xml:space="preserve"> đế tính ma trận xác suất Prob</w:t>
      </w:r>
      <w:r w:rsidR="00FC12DC" w:rsidRPr="00667960">
        <w:rPr>
          <w:rFonts w:ascii="Times New Roman" w:hAnsi="Times New Roman" w:cs="Times New Roman"/>
          <w:lang w:val="en-US"/>
        </w:rPr>
        <w:t>, các bước cụ thể:</w:t>
      </w:r>
    </w:p>
    <w:p w14:paraId="520A0D94" w14:textId="7E6F2CA3" w:rsidR="007F7B77" w:rsidRPr="00667960" w:rsidRDefault="007F7B77" w:rsidP="00B07DC0">
      <w:pPr>
        <w:ind w:left="425"/>
        <w:rPr>
          <w:rFonts w:ascii="Times New Roman" w:hAnsi="Times New Roman" w:cs="Times New Roman"/>
          <w:lang w:val="en-US"/>
        </w:rPr>
      </w:pPr>
      <w:r w:rsidRPr="00667960">
        <w:rPr>
          <w:rFonts w:ascii="Times New Roman" w:hAnsi="Times New Roman" w:cs="Times New Roman"/>
          <w:lang w:val="en-US"/>
        </w:rPr>
        <w:tab/>
        <w:t>+</w:t>
      </w:r>
      <w:r w:rsidR="00FC12DC" w:rsidRPr="00667960">
        <w:rPr>
          <w:rFonts w:ascii="Times New Roman" w:hAnsi="Times New Roman" w:cs="Times New Roman"/>
        </w:rPr>
        <w:t xml:space="preserve"> </w:t>
      </w:r>
      <w:r w:rsidR="00FC12DC" w:rsidRPr="00667960">
        <w:rPr>
          <w:rFonts w:ascii="Times New Roman" w:hAnsi="Times New Roman" w:cs="Times New Roman"/>
          <w:lang w:val="en-US"/>
        </w:rPr>
        <w:t>Khởi tạo</w:t>
      </w:r>
      <w:r w:rsidR="00F3083C" w:rsidRPr="00667960">
        <w:rPr>
          <w:rFonts w:ascii="Times New Roman" w:hAnsi="Times New Roman" w:cs="Times New Roman"/>
          <w:lang w:val="en-US"/>
        </w:rPr>
        <w:t xml:space="preserve"> </w:t>
      </w:r>
      <w:r w:rsidR="00FC12DC" w:rsidRPr="00667960">
        <w:rPr>
          <w:rFonts w:ascii="Times New Roman" w:hAnsi="Times New Roman" w:cs="Times New Roman"/>
          <w:lang w:val="en-US"/>
        </w:rPr>
        <w:t>ma trận xác suất</w:t>
      </w:r>
      <w:r w:rsidR="00F3083C" w:rsidRPr="00667960">
        <w:rPr>
          <w:rFonts w:ascii="Times New Roman" w:hAnsi="Times New Roman" w:cs="Times New Roman"/>
          <w:lang w:val="en-US"/>
        </w:rPr>
        <w:t xml:space="preserve"> Prob</w:t>
      </w:r>
      <w:r w:rsidR="00FC12DC" w:rsidRPr="00667960">
        <w:rPr>
          <w:rFonts w:ascii="Times New Roman" w:hAnsi="Times New Roman" w:cs="Times New Roman"/>
          <w:lang w:val="en-US"/>
        </w:rPr>
        <w:t xml:space="preserve"> và ma trận pointer</w:t>
      </w:r>
    </w:p>
    <w:p w14:paraId="67114C8C" w14:textId="07A30093" w:rsidR="00FC12DC" w:rsidRPr="00667960" w:rsidRDefault="00FC12DC" w:rsidP="00B07DC0">
      <w:pPr>
        <w:ind w:left="425"/>
        <w:rPr>
          <w:rFonts w:ascii="Times New Roman" w:hAnsi="Times New Roman" w:cs="Times New Roman"/>
          <w:lang w:val="en-US"/>
        </w:rPr>
      </w:pPr>
      <w:r w:rsidRPr="00667960">
        <w:rPr>
          <w:rFonts w:ascii="Times New Roman" w:hAnsi="Times New Roman" w:cs="Times New Roman"/>
          <w:lang w:val="en-US"/>
        </w:rPr>
        <w:tab/>
        <w:t>+</w:t>
      </w:r>
      <w:r w:rsidR="00953425" w:rsidRPr="00667960">
        <w:rPr>
          <w:rFonts w:ascii="Times New Roman" w:hAnsi="Times New Roman" w:cs="Times New Roman"/>
          <w:lang w:val="en-US"/>
        </w:rPr>
        <w:t xml:space="preserve"> Tính xác suất chuyển từ S</w:t>
      </w:r>
      <w:r w:rsidR="00291382" w:rsidRPr="00667960">
        <w:rPr>
          <w:rFonts w:ascii="Times New Roman" w:hAnsi="Times New Roman" w:cs="Times New Roman"/>
          <w:lang w:val="en-US"/>
        </w:rPr>
        <w:t xml:space="preserve"> </w:t>
      </w:r>
      <w:r w:rsidR="00953425" w:rsidRPr="00667960">
        <w:rPr>
          <w:rFonts w:ascii="Times New Roman" w:hAnsi="Times New Roman" w:cs="Times New Roman"/>
          <w:lang w:val="en-US"/>
        </w:rPr>
        <w:t xml:space="preserve">(vị trí bắt đầu) sang </w:t>
      </w:r>
      <w:r w:rsidR="00291382" w:rsidRPr="00667960">
        <w:rPr>
          <w:rFonts w:ascii="Times New Roman" w:hAnsi="Times New Roman" w:cs="Times New Roman"/>
          <w:lang w:val="en-US"/>
        </w:rPr>
        <w:t xml:space="preserve">trạng thái quan sát được </w:t>
      </w:r>
      <w:r w:rsidR="00953425" w:rsidRPr="00667960">
        <w:rPr>
          <w:rFonts w:ascii="Times New Roman" w:hAnsi="Times New Roman" w:cs="Times New Roman"/>
          <w:lang w:val="en-US"/>
        </w:rPr>
        <w:t>đầu tiên</w:t>
      </w:r>
    </w:p>
    <w:p w14:paraId="778257F0" w14:textId="77777777" w:rsidR="00FF2513" w:rsidRPr="00667960" w:rsidRDefault="00953425" w:rsidP="00FD6F1C">
      <w:pPr>
        <w:ind w:left="425"/>
        <w:rPr>
          <w:rFonts w:ascii="Times New Roman" w:hAnsi="Times New Roman" w:cs="Times New Roman"/>
          <w:lang w:val="en-US"/>
        </w:rPr>
      </w:pPr>
      <w:r w:rsidRPr="00667960">
        <w:rPr>
          <w:rFonts w:ascii="Times New Roman" w:hAnsi="Times New Roman" w:cs="Times New Roman"/>
          <w:lang w:val="en-US"/>
        </w:rPr>
        <w:tab/>
      </w:r>
      <w:r w:rsidR="00C13B99" w:rsidRPr="00667960">
        <w:rPr>
          <w:rFonts w:ascii="Times New Roman" w:hAnsi="Times New Roman" w:cs="Times New Roman"/>
          <w:lang w:val="en-US"/>
        </w:rPr>
        <w:t xml:space="preserve">Ví dụ: Tương ứng ví dụ ở trên </w:t>
      </w:r>
      <w:r w:rsidR="00F83CA0" w:rsidRPr="00667960">
        <w:rPr>
          <w:rFonts w:ascii="Times New Roman" w:hAnsi="Times New Roman" w:cs="Times New Roman"/>
          <w:lang w:val="en-US"/>
        </w:rPr>
        <w:t>, ta sẽ tính xác suất đường đi tốt nhất cho câu</w:t>
      </w:r>
      <w:r w:rsidR="00FF2513" w:rsidRPr="00667960">
        <w:rPr>
          <w:rFonts w:ascii="Times New Roman" w:hAnsi="Times New Roman" w:cs="Times New Roman"/>
          <w:lang w:val="en-US"/>
        </w:rPr>
        <w:t>:</w:t>
      </w:r>
      <w:r w:rsidR="00770156" w:rsidRPr="00667960">
        <w:rPr>
          <w:rFonts w:ascii="Times New Roman" w:hAnsi="Times New Roman" w:cs="Times New Roman"/>
          <w:lang w:val="en-US"/>
        </w:rPr>
        <w:t xml:space="preserve"> </w:t>
      </w:r>
    </w:p>
    <w:p w14:paraId="4F197F48" w14:textId="6F825EF9" w:rsidR="00FD6F1C" w:rsidRPr="00667960" w:rsidRDefault="00770156" w:rsidP="00FF2513">
      <w:pPr>
        <w:ind w:left="2585" w:firstLine="295"/>
        <w:rPr>
          <w:rFonts w:ascii="Times New Roman" w:hAnsi="Times New Roman" w:cs="Times New Roman"/>
          <w:lang w:val="en-US"/>
        </w:rPr>
      </w:pPr>
      <w:r w:rsidRPr="00667960">
        <w:rPr>
          <w:rFonts w:ascii="Times New Roman" w:hAnsi="Times New Roman" w:cs="Times New Roman"/>
          <w:lang w:val="en-US"/>
        </w:rPr>
        <w:t>‘Học sinh đang cảm thấy nhàm chán’</w:t>
      </w:r>
      <w:r w:rsidR="00C13B99" w:rsidRPr="00667960">
        <w:rPr>
          <w:rFonts w:ascii="Times New Roman" w:hAnsi="Times New Roman" w:cs="Times New Roman"/>
          <w:lang w:val="en-US"/>
        </w:rPr>
        <w:t>:</w:t>
      </w:r>
    </w:p>
    <w:p w14:paraId="5915D597" w14:textId="79A2000E" w:rsidR="00C13B99" w:rsidRPr="00667960" w:rsidRDefault="00C13B99" w:rsidP="00B07DC0">
      <w:pPr>
        <w:ind w:left="425"/>
        <w:rPr>
          <w:rFonts w:ascii="Times New Roman" w:hAnsi="Times New Roman" w:cs="Times New Roman"/>
          <w:lang w:val="en-US"/>
        </w:rPr>
      </w:pPr>
      <w:r w:rsidRPr="00667960">
        <w:rPr>
          <w:rFonts w:ascii="Times New Roman" w:hAnsi="Times New Roman" w:cs="Times New Roman"/>
          <w:lang w:val="en-US"/>
        </w:rPr>
        <w:tab/>
      </w:r>
      <w:r w:rsidRPr="00667960">
        <w:rPr>
          <w:rFonts w:ascii="Times New Roman" w:hAnsi="Times New Roman" w:cs="Times New Roman"/>
          <w:lang w:val="en-US"/>
        </w:rPr>
        <w:drawing>
          <wp:inline distT="0" distB="0" distL="0" distR="0" wp14:anchorId="1DC87C76" wp14:editId="73287250">
            <wp:extent cx="2225040" cy="2103804"/>
            <wp:effectExtent l="0" t="0" r="381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29326" cy="2107856"/>
                    </a:xfrm>
                    <a:prstGeom prst="rect">
                      <a:avLst/>
                    </a:prstGeom>
                  </pic:spPr>
                </pic:pic>
              </a:graphicData>
            </a:graphic>
          </wp:inline>
        </w:drawing>
      </w:r>
      <w:r w:rsidR="004027E4" w:rsidRPr="00667960">
        <w:rPr>
          <w:rFonts w:ascii="Times New Roman" w:hAnsi="Times New Roman" w:cs="Times New Roman"/>
        </w:rPr>
        <w:t xml:space="preserve"> </w:t>
      </w:r>
      <w:r w:rsidR="004027E4" w:rsidRPr="00667960">
        <w:rPr>
          <w:rFonts w:ascii="Times New Roman" w:hAnsi="Times New Roman" w:cs="Times New Roman"/>
          <w:lang w:val="en-US"/>
        </w:rPr>
        <w:drawing>
          <wp:inline distT="0" distB="0" distL="0" distR="0" wp14:anchorId="711FABAB" wp14:editId="38803B14">
            <wp:extent cx="2697480" cy="1088577"/>
            <wp:effectExtent l="0" t="0" r="7620" b="0"/>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a:blip r:embed="rId31"/>
                    <a:stretch>
                      <a:fillRect/>
                    </a:stretch>
                  </pic:blipFill>
                  <pic:spPr>
                    <a:xfrm>
                      <a:off x="0" y="0"/>
                      <a:ext cx="2701738" cy="1090295"/>
                    </a:xfrm>
                    <a:prstGeom prst="rect">
                      <a:avLst/>
                    </a:prstGeom>
                  </pic:spPr>
                </pic:pic>
              </a:graphicData>
            </a:graphic>
          </wp:inline>
        </w:drawing>
      </w:r>
    </w:p>
    <w:p w14:paraId="7A48F40A" w14:textId="208D2C2D" w:rsidR="00C13B99" w:rsidRPr="00667960" w:rsidRDefault="00C13B99" w:rsidP="00B07DC0">
      <w:pPr>
        <w:ind w:left="425"/>
        <w:rPr>
          <w:rFonts w:ascii="Times New Roman" w:hAnsi="Times New Roman" w:cs="Times New Roman"/>
          <w:lang w:val="en-US"/>
        </w:rPr>
      </w:pPr>
      <w:r w:rsidRPr="00667960">
        <w:rPr>
          <w:rFonts w:ascii="Times New Roman" w:hAnsi="Times New Roman" w:cs="Times New Roman"/>
          <w:lang w:val="en-US"/>
        </w:rPr>
        <w:t xml:space="preserve">Trong đó xác xuất chuyển từ S </w:t>
      </w:r>
      <w:r w:rsidR="004027E4" w:rsidRPr="00667960">
        <w:rPr>
          <w:rFonts w:ascii="Times New Roman" w:hAnsi="Times New Roman" w:cs="Times New Roman"/>
          <w:lang w:val="en-US"/>
        </w:rPr>
        <w:t>sang Học sinh là A = Xác</w:t>
      </w:r>
      <w:r w:rsidR="00DC251F" w:rsidRPr="00667960">
        <w:rPr>
          <w:rFonts w:ascii="Times New Roman" w:hAnsi="Times New Roman" w:cs="Times New Roman"/>
          <w:lang w:val="en-US"/>
        </w:rPr>
        <w:t xml:space="preserve"> suất chuyển từ S sang A * Xác suất Học sinh là A = 0.111 * 0.059 </w:t>
      </w:r>
      <w:r w:rsidR="00E67DE5" w:rsidRPr="00667960">
        <w:rPr>
          <w:rFonts w:ascii="Times New Roman" w:hAnsi="Times New Roman" w:cs="Times New Roman"/>
          <w:lang w:val="en-US"/>
        </w:rPr>
        <w:t xml:space="preserve">~ </w:t>
      </w:r>
      <w:r w:rsidR="002A1C63" w:rsidRPr="00667960">
        <w:rPr>
          <w:rFonts w:ascii="Times New Roman" w:hAnsi="Times New Roman" w:cs="Times New Roman"/>
          <w:lang w:val="en-US"/>
        </w:rPr>
        <w:t>0.0065. Thực hiện tương tự với các cột còn lại</w:t>
      </w:r>
    </w:p>
    <w:p w14:paraId="65D1C175" w14:textId="7BFB8754" w:rsidR="00770156" w:rsidRPr="00667960" w:rsidRDefault="00770156" w:rsidP="00B07DC0">
      <w:pPr>
        <w:ind w:left="425"/>
        <w:rPr>
          <w:rFonts w:ascii="Times New Roman" w:hAnsi="Times New Roman" w:cs="Times New Roman"/>
          <w:lang w:val="en-US"/>
        </w:rPr>
      </w:pPr>
      <w:r w:rsidRPr="00667960">
        <w:rPr>
          <w:rFonts w:ascii="Times New Roman" w:hAnsi="Times New Roman" w:cs="Times New Roman"/>
          <w:lang w:val="en-US"/>
        </w:rPr>
        <w:tab/>
        <w:t>+</w:t>
      </w:r>
      <w:r w:rsidR="00E163CE" w:rsidRPr="00667960">
        <w:rPr>
          <w:rFonts w:ascii="Times New Roman" w:hAnsi="Times New Roman" w:cs="Times New Roman"/>
          <w:lang w:val="en-US"/>
        </w:rPr>
        <w:t>Tiếp đến ta tính xác suất Max của các trạng thái ẩn tương ứng với trạng thái quan sát được ở trước chuyển sang trạng thái ẩn tương ứng với trạng thái quan sát được tiếp theo</w:t>
      </w:r>
      <w:r w:rsidR="00002546" w:rsidRPr="00667960">
        <w:rPr>
          <w:rFonts w:ascii="Times New Roman" w:hAnsi="Times New Roman" w:cs="Times New Roman"/>
          <w:lang w:val="en-US"/>
        </w:rPr>
        <w:t>.</w:t>
      </w:r>
    </w:p>
    <w:p w14:paraId="428699A9" w14:textId="4EAE7FF1" w:rsidR="008539BE" w:rsidRPr="00667960" w:rsidRDefault="008539BE" w:rsidP="00B07DC0">
      <w:pPr>
        <w:ind w:left="425"/>
        <w:rPr>
          <w:rFonts w:ascii="Times New Roman" w:hAnsi="Times New Roman" w:cs="Times New Roman"/>
          <w:lang w:val="en-US"/>
        </w:rPr>
      </w:pPr>
      <w:r w:rsidRPr="00667960">
        <w:rPr>
          <w:rFonts w:ascii="Times New Roman" w:hAnsi="Times New Roman" w:cs="Times New Roman"/>
          <w:lang w:val="en-US"/>
        </w:rPr>
        <w:tab/>
        <w:t>Trong ví dụ này ta tính xác suất Max chuyển từ các trạng thái ẩn của ‘Học sinh’ sang các trạng thái ẩn của ‘đang’:</w:t>
      </w:r>
    </w:p>
    <w:p w14:paraId="1FC9982B" w14:textId="422D0CEA" w:rsidR="008539BE" w:rsidRPr="00667960" w:rsidRDefault="008539BE" w:rsidP="00B07DC0">
      <w:pPr>
        <w:ind w:left="425"/>
        <w:rPr>
          <w:rFonts w:ascii="Times New Roman" w:hAnsi="Times New Roman" w:cs="Times New Roman"/>
          <w:lang w:val="en-US"/>
        </w:rPr>
      </w:pPr>
      <w:r w:rsidRPr="00667960">
        <w:rPr>
          <w:rFonts w:ascii="Times New Roman" w:hAnsi="Times New Roman" w:cs="Times New Roman"/>
          <w:lang w:val="en-US"/>
        </w:rPr>
        <w:tab/>
      </w:r>
      <w:r w:rsidR="007A637C" w:rsidRPr="00667960">
        <w:rPr>
          <w:rFonts w:ascii="Times New Roman" w:hAnsi="Times New Roman" w:cs="Times New Roman"/>
          <w:lang w:val="en-US"/>
        </w:rPr>
        <w:t>Đầu tiên tính xác suất Max chuyển từ các trạng thái ẩn của ‘Học sinh’ sang trạn</w:t>
      </w:r>
      <w:r w:rsidR="00D22FF0" w:rsidRPr="00667960">
        <w:rPr>
          <w:rFonts w:ascii="Times New Roman" w:hAnsi="Times New Roman" w:cs="Times New Roman"/>
          <w:lang w:val="en-US"/>
        </w:rPr>
        <w:t>g</w:t>
      </w:r>
      <w:r w:rsidR="007A637C" w:rsidRPr="00667960">
        <w:rPr>
          <w:rFonts w:ascii="Times New Roman" w:hAnsi="Times New Roman" w:cs="Times New Roman"/>
          <w:lang w:val="en-US"/>
        </w:rPr>
        <w:t xml:space="preserve"> thái ẩn ‘A’ của ‘đang’:</w:t>
      </w:r>
    </w:p>
    <w:p w14:paraId="4B3B0215" w14:textId="7F2A20CC" w:rsidR="00004485" w:rsidRPr="00667960" w:rsidRDefault="00004485" w:rsidP="00B07DC0">
      <w:pPr>
        <w:ind w:left="425"/>
        <w:rPr>
          <w:rFonts w:ascii="Times New Roman" w:hAnsi="Times New Roman" w:cs="Times New Roman"/>
          <w:lang w:val="en-US"/>
        </w:rPr>
      </w:pPr>
      <w:r w:rsidRPr="00667960">
        <w:rPr>
          <w:rFonts w:ascii="Times New Roman" w:hAnsi="Times New Roman" w:cs="Times New Roman"/>
          <w:lang w:val="en-US"/>
        </w:rPr>
        <w:tab/>
        <w:t>Ta có: Xác suất đang là A: 0.59,</w:t>
      </w:r>
    </w:p>
    <w:p w14:paraId="44460DA2" w14:textId="2DA611F7" w:rsidR="00004485" w:rsidRPr="00667960" w:rsidRDefault="00004485" w:rsidP="00B07DC0">
      <w:pPr>
        <w:ind w:left="425"/>
        <w:rPr>
          <w:rFonts w:ascii="Times New Roman" w:hAnsi="Times New Roman" w:cs="Times New Roman"/>
          <w:lang w:val="en-US"/>
        </w:rPr>
      </w:pPr>
      <w:r w:rsidRPr="00667960">
        <w:rPr>
          <w:rFonts w:ascii="Times New Roman" w:hAnsi="Times New Roman" w:cs="Times New Roman"/>
          <w:lang w:val="en-US"/>
        </w:rPr>
        <w:tab/>
      </w:r>
      <w:r w:rsidRPr="00667960">
        <w:rPr>
          <w:rFonts w:ascii="Times New Roman" w:hAnsi="Times New Roman" w:cs="Times New Roman"/>
          <w:lang w:val="en-US"/>
        </w:rPr>
        <w:tab/>
        <w:t>Xác suất A-&gt; A: 0.111,</w:t>
      </w:r>
    </w:p>
    <w:p w14:paraId="02326968" w14:textId="7F9700CF" w:rsidR="00004485" w:rsidRPr="00667960" w:rsidRDefault="00004485" w:rsidP="00B07DC0">
      <w:pPr>
        <w:ind w:left="425"/>
        <w:rPr>
          <w:rFonts w:ascii="Times New Roman" w:hAnsi="Times New Roman" w:cs="Times New Roman"/>
          <w:lang w:val="en-US"/>
        </w:rPr>
      </w:pPr>
      <w:r w:rsidRPr="00667960">
        <w:rPr>
          <w:rFonts w:ascii="Times New Roman" w:hAnsi="Times New Roman" w:cs="Times New Roman"/>
          <w:lang w:val="en-US"/>
        </w:rPr>
        <w:tab/>
      </w:r>
      <w:r w:rsidRPr="00667960">
        <w:rPr>
          <w:rFonts w:ascii="Times New Roman" w:hAnsi="Times New Roman" w:cs="Times New Roman"/>
          <w:lang w:val="en-US"/>
        </w:rPr>
        <w:tab/>
        <w:t>Xác suất học sinh là A: 0.00653595</w:t>
      </w:r>
    </w:p>
    <w:p w14:paraId="29D1C47A" w14:textId="1683DE72" w:rsidR="00004485" w:rsidRPr="00667960" w:rsidRDefault="00004485" w:rsidP="00004485">
      <w:pPr>
        <w:pStyle w:val="oancuaDanhsach"/>
        <w:numPr>
          <w:ilvl w:val="0"/>
          <w:numId w:val="18"/>
        </w:numPr>
        <w:rPr>
          <w:rFonts w:ascii="Times New Roman" w:hAnsi="Times New Roman" w:cs="Times New Roman"/>
          <w:lang w:val="en-US"/>
        </w:rPr>
      </w:pPr>
      <w:r w:rsidRPr="00667960">
        <w:rPr>
          <w:rFonts w:ascii="Times New Roman" w:hAnsi="Times New Roman" w:cs="Times New Roman"/>
          <w:lang w:val="en-US"/>
        </w:rPr>
        <w:lastRenderedPageBreak/>
        <w:t>Xác suất học sinh là A chuyển sang đang là A là 0.59*0.111* 0.00653595 ~ 0.0000425</w:t>
      </w:r>
      <w:r w:rsidR="00CC6585" w:rsidRPr="00667960">
        <w:rPr>
          <w:rFonts w:ascii="Times New Roman" w:hAnsi="Times New Roman" w:cs="Times New Roman"/>
          <w:lang w:val="en-US"/>
        </w:rPr>
        <w:t>685</w:t>
      </w:r>
    </w:p>
    <w:p w14:paraId="6C4613E3" w14:textId="7182486B" w:rsidR="00E033EC" w:rsidRPr="00667960" w:rsidRDefault="006A427F" w:rsidP="00E033EC">
      <w:pPr>
        <w:ind w:left="1440"/>
        <w:jc w:val="left"/>
        <w:rPr>
          <w:rFonts w:ascii="Times New Roman" w:hAnsi="Times New Roman" w:cs="Times New Roman"/>
          <w:lang w:val="en-US"/>
        </w:rPr>
      </w:pPr>
      <w:r w:rsidRPr="00667960">
        <w:rPr>
          <w:rFonts w:ascii="Times New Roman" w:hAnsi="Times New Roman" w:cs="Times New Roman"/>
          <w:lang w:val="en-US"/>
        </w:rPr>
        <w:t xml:space="preserve">Tương tự ta </w:t>
      </w:r>
      <w:r w:rsidR="008A18F0" w:rsidRPr="00667960">
        <w:rPr>
          <w:rFonts w:ascii="Times New Roman" w:hAnsi="Times New Roman" w:cs="Times New Roman"/>
          <w:lang w:val="en-US"/>
        </w:rPr>
        <w:t>tính</w:t>
      </w:r>
      <w:r w:rsidRPr="00667960">
        <w:rPr>
          <w:rFonts w:ascii="Times New Roman" w:hAnsi="Times New Roman" w:cs="Times New Roman"/>
          <w:lang w:val="en-US"/>
        </w:rPr>
        <w:t xml:space="preserve"> Xác suất </w:t>
      </w:r>
      <w:r w:rsidR="00E033EC" w:rsidRPr="00667960">
        <w:rPr>
          <w:rFonts w:ascii="Times New Roman" w:hAnsi="Times New Roman" w:cs="Times New Roman"/>
          <w:lang w:val="en-US"/>
        </w:rPr>
        <w:t>‘</w:t>
      </w:r>
      <w:r w:rsidRPr="00667960">
        <w:rPr>
          <w:rFonts w:ascii="Times New Roman" w:hAnsi="Times New Roman" w:cs="Times New Roman"/>
          <w:lang w:val="en-US"/>
        </w:rPr>
        <w:t>học sinh</w:t>
      </w:r>
      <w:r w:rsidR="00E033EC" w:rsidRPr="00667960">
        <w:rPr>
          <w:rFonts w:ascii="Times New Roman" w:hAnsi="Times New Roman" w:cs="Times New Roman"/>
          <w:lang w:val="en-US"/>
        </w:rPr>
        <w:t>’</w:t>
      </w:r>
      <w:r w:rsidRPr="00667960">
        <w:rPr>
          <w:rFonts w:ascii="Times New Roman" w:hAnsi="Times New Roman" w:cs="Times New Roman"/>
          <w:lang w:val="en-US"/>
        </w:rPr>
        <w:t xml:space="preserve"> là </w:t>
      </w:r>
      <w:r w:rsidR="00475B0C" w:rsidRPr="00667960">
        <w:rPr>
          <w:rFonts w:ascii="Times New Roman" w:hAnsi="Times New Roman" w:cs="Times New Roman"/>
          <w:lang w:val="en-US"/>
        </w:rPr>
        <w:t>E</w:t>
      </w:r>
      <w:r w:rsidR="00E033EC" w:rsidRPr="00667960">
        <w:rPr>
          <w:rFonts w:ascii="Times New Roman" w:hAnsi="Times New Roman" w:cs="Times New Roman"/>
          <w:lang w:val="en-US"/>
        </w:rPr>
        <w:t>, N, P, R, V</w:t>
      </w:r>
      <w:r w:rsidRPr="00667960">
        <w:rPr>
          <w:rFonts w:ascii="Times New Roman" w:hAnsi="Times New Roman" w:cs="Times New Roman"/>
          <w:lang w:val="en-US"/>
        </w:rPr>
        <w:t xml:space="preserve"> chuyển sang </w:t>
      </w:r>
      <w:r w:rsidR="00E033EC" w:rsidRPr="00667960">
        <w:rPr>
          <w:rFonts w:ascii="Times New Roman" w:hAnsi="Times New Roman" w:cs="Times New Roman"/>
          <w:lang w:val="en-US"/>
        </w:rPr>
        <w:t>‘</w:t>
      </w:r>
      <w:r w:rsidRPr="00667960">
        <w:rPr>
          <w:rFonts w:ascii="Times New Roman" w:hAnsi="Times New Roman" w:cs="Times New Roman"/>
          <w:lang w:val="en-US"/>
        </w:rPr>
        <w:t>đang</w:t>
      </w:r>
      <w:r w:rsidR="00E033EC" w:rsidRPr="00667960">
        <w:rPr>
          <w:rFonts w:ascii="Times New Roman" w:hAnsi="Times New Roman" w:cs="Times New Roman"/>
          <w:lang w:val="en-US"/>
        </w:rPr>
        <w:t>’</w:t>
      </w:r>
      <w:r w:rsidRPr="00667960">
        <w:rPr>
          <w:rFonts w:ascii="Times New Roman" w:hAnsi="Times New Roman" w:cs="Times New Roman"/>
          <w:lang w:val="en-US"/>
        </w:rPr>
        <w:t xml:space="preserve"> là A</w:t>
      </w:r>
      <w:r w:rsidR="00E033EC" w:rsidRPr="00667960">
        <w:rPr>
          <w:rFonts w:ascii="Times New Roman" w:hAnsi="Times New Roman" w:cs="Times New Roman"/>
          <w:lang w:val="en-US"/>
        </w:rPr>
        <w:t>, cuối cùng ta tìm được giá trị Max là 0.00043573</w:t>
      </w:r>
      <w:r w:rsidR="00BC0DD2" w:rsidRPr="00667960">
        <w:rPr>
          <w:rFonts w:ascii="Times New Roman" w:hAnsi="Times New Roman" w:cs="Times New Roman"/>
          <w:lang w:val="en-US"/>
        </w:rPr>
        <w:t xml:space="preserve"> tương ứng với trạng thái ẩn là N chuyển sang.</w:t>
      </w:r>
    </w:p>
    <w:p w14:paraId="72383182" w14:textId="07F27252" w:rsidR="00CA6ECA" w:rsidRPr="00667960" w:rsidRDefault="00182202" w:rsidP="003E733B">
      <w:pPr>
        <w:ind w:left="425" w:firstLine="295"/>
        <w:jc w:val="center"/>
        <w:rPr>
          <w:rFonts w:ascii="Times New Roman" w:hAnsi="Times New Roman" w:cs="Times New Roman"/>
          <w:lang w:val="en-US"/>
        </w:rPr>
      </w:pPr>
      <w:r w:rsidRPr="00667960">
        <w:rPr>
          <w:rFonts w:ascii="Times New Roman" w:hAnsi="Times New Roman" w:cs="Times New Roman"/>
          <w:lang w:val="en-US"/>
        </w:rPr>
        <w:drawing>
          <wp:inline distT="0" distB="0" distL="0" distR="0" wp14:anchorId="2D59C69D" wp14:editId="622008FC">
            <wp:extent cx="5143500" cy="1194351"/>
            <wp:effectExtent l="0" t="0" r="0" b="635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32"/>
                    <a:stretch>
                      <a:fillRect/>
                    </a:stretch>
                  </pic:blipFill>
                  <pic:spPr>
                    <a:xfrm>
                      <a:off x="0" y="0"/>
                      <a:ext cx="5160187" cy="1198226"/>
                    </a:xfrm>
                    <a:prstGeom prst="rect">
                      <a:avLst/>
                    </a:prstGeom>
                  </pic:spPr>
                </pic:pic>
              </a:graphicData>
            </a:graphic>
          </wp:inline>
        </w:drawing>
      </w:r>
    </w:p>
    <w:p w14:paraId="2A988498" w14:textId="4300DD79" w:rsidR="00182202" w:rsidRPr="00667960" w:rsidRDefault="00182202" w:rsidP="00182202">
      <w:pPr>
        <w:rPr>
          <w:rFonts w:ascii="Times New Roman" w:hAnsi="Times New Roman" w:cs="Times New Roman"/>
          <w:lang w:val="en-US"/>
        </w:rPr>
      </w:pPr>
      <w:r w:rsidRPr="00667960">
        <w:rPr>
          <w:rFonts w:ascii="Times New Roman" w:hAnsi="Times New Roman" w:cs="Times New Roman"/>
          <w:lang w:val="en-US"/>
        </w:rPr>
        <w:tab/>
        <w:t xml:space="preserve">+Đồng thời ta lưu trữ giá trị N này vào bảng </w:t>
      </w:r>
      <w:r w:rsidR="00AA580C" w:rsidRPr="00667960">
        <w:rPr>
          <w:rFonts w:ascii="Times New Roman" w:hAnsi="Times New Roman" w:cs="Times New Roman"/>
          <w:lang w:val="en-US"/>
        </w:rPr>
        <w:t>Ma trận Pointer.</w:t>
      </w:r>
    </w:p>
    <w:p w14:paraId="32D83404" w14:textId="43E89781" w:rsidR="00AA580C" w:rsidRPr="00667960" w:rsidRDefault="00AA580C" w:rsidP="00182202">
      <w:pPr>
        <w:rPr>
          <w:rFonts w:ascii="Times New Roman" w:hAnsi="Times New Roman" w:cs="Times New Roman"/>
          <w:lang w:val="en-US"/>
        </w:rPr>
      </w:pPr>
      <w:r w:rsidRPr="00667960">
        <w:rPr>
          <w:rFonts w:ascii="Times New Roman" w:hAnsi="Times New Roman" w:cs="Times New Roman"/>
          <w:lang w:val="en-US"/>
        </w:rPr>
        <w:tab/>
        <w:t>+Tiếp tục tính tương tự với các giá trị còn lại ta được kết quả:</w:t>
      </w:r>
    </w:p>
    <w:p w14:paraId="05137DA4" w14:textId="41056B4E" w:rsidR="00CA4EB2" w:rsidRPr="00667960" w:rsidRDefault="00CA4EB2" w:rsidP="003E733B">
      <w:pPr>
        <w:keepNext/>
        <w:jc w:val="center"/>
        <w:rPr>
          <w:rFonts w:ascii="Times New Roman" w:hAnsi="Times New Roman" w:cs="Times New Roman"/>
        </w:rPr>
      </w:pPr>
      <w:r w:rsidRPr="00667960">
        <w:rPr>
          <w:rFonts w:ascii="Times New Roman" w:hAnsi="Times New Roman" w:cs="Times New Roman"/>
          <w:lang w:val="en-US"/>
        </w:rPr>
        <w:drawing>
          <wp:inline distT="0" distB="0" distL="0" distR="0" wp14:anchorId="77A9A65B" wp14:editId="15E65988">
            <wp:extent cx="5852160" cy="1403838"/>
            <wp:effectExtent l="0" t="0" r="0" b="635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8002" cy="1405239"/>
                    </a:xfrm>
                    <a:prstGeom prst="rect">
                      <a:avLst/>
                    </a:prstGeom>
                  </pic:spPr>
                </pic:pic>
              </a:graphicData>
            </a:graphic>
          </wp:inline>
        </w:drawing>
      </w:r>
    </w:p>
    <w:p w14:paraId="6DF43980" w14:textId="6BB37032" w:rsidR="00AA580C" w:rsidRPr="00667960" w:rsidRDefault="00CA4EB2" w:rsidP="003E733B">
      <w:pPr>
        <w:pStyle w:val="Chuthich"/>
        <w:rPr>
          <w:rFonts w:ascii="Times New Roman" w:hAnsi="Times New Roman" w:cs="Times New Roman"/>
          <w:lang w:val="en-US"/>
        </w:rPr>
      </w:pPr>
      <w:r w:rsidRPr="00667960">
        <w:rPr>
          <w:rFonts w:ascii="Times New Roman" w:hAnsi="Times New Roman" w:cs="Times New Roman"/>
          <w:lang w:val="en-US"/>
        </w:rPr>
        <w:t>Ma trận Prob</w:t>
      </w:r>
    </w:p>
    <w:p w14:paraId="1D51DB74" w14:textId="77777777" w:rsidR="003E733B" w:rsidRPr="00667960" w:rsidRDefault="003E733B" w:rsidP="003E733B">
      <w:pPr>
        <w:keepNext/>
        <w:jc w:val="center"/>
        <w:rPr>
          <w:rFonts w:ascii="Times New Roman" w:hAnsi="Times New Roman" w:cs="Times New Roman"/>
        </w:rPr>
      </w:pPr>
      <w:r w:rsidRPr="00667960">
        <w:rPr>
          <w:rFonts w:ascii="Times New Roman" w:hAnsi="Times New Roman" w:cs="Times New Roman"/>
          <w:lang w:val="en-US"/>
        </w:rPr>
        <w:drawing>
          <wp:inline distT="0" distB="0" distL="0" distR="0" wp14:anchorId="586B708F" wp14:editId="7E38E779">
            <wp:extent cx="4892040" cy="2113049"/>
            <wp:effectExtent l="0" t="0" r="3810" b="190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0588" cy="2121061"/>
                    </a:xfrm>
                    <a:prstGeom prst="rect">
                      <a:avLst/>
                    </a:prstGeom>
                  </pic:spPr>
                </pic:pic>
              </a:graphicData>
            </a:graphic>
          </wp:inline>
        </w:drawing>
      </w:r>
    </w:p>
    <w:p w14:paraId="78F5C147" w14:textId="7A17520B" w:rsidR="003E733B" w:rsidRPr="00667960" w:rsidRDefault="003E733B" w:rsidP="003E733B">
      <w:pPr>
        <w:pStyle w:val="Chuthich"/>
        <w:rPr>
          <w:rFonts w:ascii="Times New Roman" w:hAnsi="Times New Roman" w:cs="Times New Roman"/>
          <w:lang w:val="en-US"/>
        </w:rPr>
      </w:pPr>
      <w:r w:rsidRPr="00667960">
        <w:rPr>
          <w:rFonts w:ascii="Times New Roman" w:hAnsi="Times New Roman" w:cs="Times New Roman"/>
          <w:lang w:val="en-US"/>
        </w:rPr>
        <w:t>Ma trận pointer</w:t>
      </w:r>
    </w:p>
    <w:p w14:paraId="2F84E5F6" w14:textId="3B2E8425" w:rsidR="00C62048" w:rsidRPr="00667960" w:rsidRDefault="00C62048" w:rsidP="00B07DC0">
      <w:pPr>
        <w:ind w:left="425"/>
        <w:rPr>
          <w:rFonts w:ascii="Times New Roman" w:hAnsi="Times New Roman" w:cs="Times New Roman"/>
          <w:b/>
          <w:bCs/>
          <w:i/>
          <w:iCs/>
          <w:sz w:val="24"/>
          <w:szCs w:val="24"/>
          <w:lang w:val="en-US"/>
        </w:rPr>
      </w:pPr>
      <w:r w:rsidRPr="00667960">
        <w:rPr>
          <w:rFonts w:ascii="Times New Roman" w:hAnsi="Times New Roman" w:cs="Times New Roman"/>
          <w:lang w:val="en-US"/>
        </w:rPr>
        <w:tab/>
      </w:r>
      <w:r w:rsidR="003E733B" w:rsidRPr="00667960">
        <w:rPr>
          <w:rFonts w:ascii="Times New Roman" w:hAnsi="Times New Roman" w:cs="Times New Roman"/>
          <w:b/>
          <w:bCs/>
          <w:i/>
          <w:iCs/>
          <w:sz w:val="24"/>
          <w:szCs w:val="24"/>
          <w:lang w:val="en-US"/>
        </w:rPr>
        <w:t>B2) Truy ngược viterbi</w:t>
      </w:r>
    </w:p>
    <w:p w14:paraId="5662E66A" w14:textId="457E8AB5" w:rsidR="00C11913" w:rsidRPr="00667960" w:rsidRDefault="003E733B" w:rsidP="00B07DC0">
      <w:pPr>
        <w:ind w:left="425"/>
        <w:rPr>
          <w:rFonts w:ascii="Times New Roman" w:hAnsi="Times New Roman" w:cs="Times New Roman"/>
          <w:lang w:val="en-US"/>
        </w:rPr>
      </w:pPr>
      <w:r w:rsidRPr="00667960">
        <w:rPr>
          <w:rFonts w:ascii="Times New Roman" w:hAnsi="Times New Roman" w:cs="Times New Roman"/>
          <w:lang w:val="en-US"/>
        </w:rPr>
        <w:lastRenderedPageBreak/>
        <w:t>Dựa vào ma trận xác suất Prob, nhóm tìm được giá trị max trên cột cuối cùng và truy ngược lại dựa vào giá trị lưu trong ma trận Pointer</w:t>
      </w:r>
    </w:p>
    <w:p w14:paraId="175B9B5A" w14:textId="1D41EB7B" w:rsidR="00886C13" w:rsidRPr="00667960" w:rsidRDefault="00886C13" w:rsidP="00B07DC0">
      <w:pPr>
        <w:ind w:left="425"/>
        <w:rPr>
          <w:rFonts w:ascii="Times New Roman" w:hAnsi="Times New Roman" w:cs="Times New Roman"/>
          <w:lang w:val="en-US"/>
        </w:rPr>
      </w:pPr>
      <w:r w:rsidRPr="00667960">
        <w:rPr>
          <w:rFonts w:ascii="Times New Roman" w:hAnsi="Times New Roman" w:cs="Times New Roman"/>
          <w:lang w:val="en-US"/>
        </w:rPr>
        <w:t xml:space="preserve">Tương ứng với ví dụ trên ta có </w:t>
      </w:r>
    </w:p>
    <w:p w14:paraId="0E2A4280" w14:textId="3DEF149D" w:rsidR="00886C13" w:rsidRPr="00667960" w:rsidRDefault="00886C13" w:rsidP="00B07DC0">
      <w:pPr>
        <w:ind w:left="425"/>
        <w:rPr>
          <w:rFonts w:ascii="Times New Roman" w:hAnsi="Times New Roman" w:cs="Times New Roman"/>
          <w:lang w:val="en-US"/>
        </w:rPr>
      </w:pPr>
      <w:r w:rsidRPr="00667960">
        <w:rPr>
          <w:rFonts w:ascii="Times New Roman" w:hAnsi="Times New Roman" w:cs="Times New Roman"/>
          <w:lang w:val="en-US"/>
        </w:rPr>
        <w:drawing>
          <wp:inline distT="0" distB="0" distL="0" distR="0" wp14:anchorId="17F6A6E6" wp14:editId="2BFDC08A">
            <wp:extent cx="6120130" cy="1501775"/>
            <wp:effectExtent l="0" t="0" r="0" b="317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501775"/>
                    </a:xfrm>
                    <a:prstGeom prst="rect">
                      <a:avLst/>
                    </a:prstGeom>
                  </pic:spPr>
                </pic:pic>
              </a:graphicData>
            </a:graphic>
          </wp:inline>
        </w:drawing>
      </w:r>
    </w:p>
    <w:p w14:paraId="005CB6BA" w14:textId="30CB5826" w:rsidR="00B07DC0" w:rsidRPr="00667960" w:rsidRDefault="00886C13" w:rsidP="00886C13">
      <w:pPr>
        <w:pStyle w:val="oancuaDanhsach"/>
        <w:numPr>
          <w:ilvl w:val="0"/>
          <w:numId w:val="18"/>
        </w:numPr>
        <w:rPr>
          <w:rFonts w:ascii="Times New Roman" w:hAnsi="Times New Roman" w:cs="Times New Roman"/>
          <w:lang w:val="en-US"/>
        </w:rPr>
      </w:pPr>
      <w:r w:rsidRPr="00667960">
        <w:rPr>
          <w:rFonts w:ascii="Times New Roman" w:hAnsi="Times New Roman" w:cs="Times New Roman"/>
          <w:lang w:val="en-US"/>
        </w:rPr>
        <w:t>Kết quả : Học sinh</w:t>
      </w:r>
      <w:r w:rsidR="00672499" w:rsidRPr="00667960">
        <w:rPr>
          <w:rFonts w:ascii="Times New Roman" w:hAnsi="Times New Roman" w:cs="Times New Roman"/>
          <w:lang w:val="en-US"/>
        </w:rPr>
        <w:t>/N đang/N cảm thấy/V nhàm chán/A</w:t>
      </w:r>
    </w:p>
    <w:p w14:paraId="4C1EF6CE" w14:textId="7EE0ECCA" w:rsidR="003E56C4" w:rsidRPr="00667960" w:rsidRDefault="003E56C4" w:rsidP="00214E1A">
      <w:pPr>
        <w:ind w:left="1440"/>
        <w:rPr>
          <w:rFonts w:ascii="Times New Roman" w:hAnsi="Times New Roman" w:cs="Times New Roman"/>
          <w:lang w:val="en-US"/>
        </w:rPr>
      </w:pPr>
      <w:r w:rsidRPr="00667960">
        <w:rPr>
          <w:rFonts w:ascii="Times New Roman" w:hAnsi="Times New Roman" w:cs="Times New Roman"/>
          <w:lang w:val="en-US"/>
        </w:rPr>
        <w:t xml:space="preserve">Nhận xét: từ đang không xuất hiện trong bộ train nên phương pháp </w:t>
      </w:r>
      <w:r w:rsidR="00214E1A" w:rsidRPr="00667960">
        <w:rPr>
          <w:rFonts w:ascii="Times New Roman" w:hAnsi="Times New Roman" w:cs="Times New Roman"/>
          <w:lang w:val="en-US"/>
        </w:rPr>
        <w:t>gán nhãn</w:t>
      </w:r>
      <w:r w:rsidRPr="00667960">
        <w:rPr>
          <w:rFonts w:ascii="Times New Roman" w:hAnsi="Times New Roman" w:cs="Times New Roman"/>
          <w:lang w:val="en-US"/>
        </w:rPr>
        <w:t xml:space="preserve"> sai.</w:t>
      </w:r>
    </w:p>
    <w:p w14:paraId="44D73425" w14:textId="1958253F" w:rsidR="00672499" w:rsidRPr="00667960" w:rsidRDefault="001C71FF" w:rsidP="001C71FF">
      <w:pPr>
        <w:ind w:left="425"/>
        <w:rPr>
          <w:rFonts w:ascii="Times New Roman" w:hAnsi="Times New Roman" w:cs="Times New Roman"/>
          <w:sz w:val="28"/>
          <w:szCs w:val="28"/>
          <w:lang w:val="en-US"/>
        </w:rPr>
      </w:pPr>
      <w:r w:rsidRPr="00667960">
        <w:rPr>
          <w:rFonts w:ascii="Times New Roman" w:hAnsi="Times New Roman" w:cs="Times New Roman"/>
          <w:sz w:val="28"/>
          <w:szCs w:val="28"/>
          <w:lang w:val="en-US"/>
        </w:rPr>
        <w:t>Cuối cùng, nhóm s</w:t>
      </w:r>
      <w:r w:rsidR="00672499" w:rsidRPr="00667960">
        <w:rPr>
          <w:rFonts w:ascii="Times New Roman" w:hAnsi="Times New Roman" w:cs="Times New Roman"/>
          <w:sz w:val="28"/>
          <w:szCs w:val="28"/>
          <w:lang w:val="en-US"/>
        </w:rPr>
        <w:t>ử dụng bộ P</w:t>
      </w:r>
      <w:r w:rsidRPr="00667960">
        <w:rPr>
          <w:rFonts w:ascii="Times New Roman" w:hAnsi="Times New Roman" w:cs="Times New Roman"/>
          <w:sz w:val="28"/>
          <w:szCs w:val="28"/>
          <w:lang w:val="en-US"/>
        </w:rPr>
        <w:t>os</w:t>
      </w:r>
      <w:r w:rsidR="00672499" w:rsidRPr="00667960">
        <w:rPr>
          <w:rFonts w:ascii="Times New Roman" w:hAnsi="Times New Roman" w:cs="Times New Roman"/>
          <w:sz w:val="28"/>
          <w:szCs w:val="28"/>
          <w:lang w:val="en-US"/>
        </w:rPr>
        <w:t xml:space="preserve">Test </w:t>
      </w:r>
      <w:r w:rsidRPr="00667960">
        <w:rPr>
          <w:rFonts w:ascii="Times New Roman" w:hAnsi="Times New Roman" w:cs="Times New Roman"/>
          <w:sz w:val="28"/>
          <w:szCs w:val="28"/>
          <w:lang w:val="en-US"/>
        </w:rPr>
        <w:t>để chạy thử và so sánh</w:t>
      </w:r>
      <w:r w:rsidR="00365D6E" w:rsidRPr="00667960">
        <w:rPr>
          <w:rFonts w:ascii="Times New Roman" w:hAnsi="Times New Roman" w:cs="Times New Roman"/>
          <w:sz w:val="28"/>
          <w:szCs w:val="28"/>
          <w:lang w:val="en-US"/>
        </w:rPr>
        <w:t xml:space="preserve"> kết quả</w:t>
      </w:r>
      <w:r w:rsidRPr="00667960">
        <w:rPr>
          <w:rFonts w:ascii="Times New Roman" w:hAnsi="Times New Roman" w:cs="Times New Roman"/>
          <w:sz w:val="28"/>
          <w:szCs w:val="28"/>
          <w:lang w:val="en-US"/>
        </w:rPr>
        <w:t xml:space="preserve"> với bộ PosTest_gold để kiểm tra</w:t>
      </w:r>
    </w:p>
    <w:p w14:paraId="6F99A727" w14:textId="77777777" w:rsidR="001C71FF" w:rsidRPr="00667960" w:rsidRDefault="001C71FF" w:rsidP="00672499">
      <w:pPr>
        <w:ind w:left="720"/>
        <w:rPr>
          <w:rFonts w:ascii="Times New Roman" w:hAnsi="Times New Roman" w:cs="Times New Roman"/>
          <w:b/>
          <w:bCs/>
          <w:i/>
          <w:iCs/>
          <w:sz w:val="24"/>
          <w:szCs w:val="24"/>
          <w:lang w:val="en-US"/>
        </w:rPr>
      </w:pPr>
    </w:p>
    <w:p w14:paraId="1A864D31" w14:textId="16F98466" w:rsidR="00BC4DE9" w:rsidRPr="00667960" w:rsidRDefault="00634D19">
      <w:pPr>
        <w:pStyle w:val="u2"/>
        <w:rPr>
          <w:rFonts w:ascii="Times New Roman" w:hAnsi="Times New Roman" w:cs="Times New Roman"/>
          <w:lang w:val="en-US"/>
        </w:rPr>
      </w:pPr>
      <w:bookmarkStart w:id="28" w:name="_Toc93691812"/>
      <w:r w:rsidRPr="00667960">
        <w:rPr>
          <w:rFonts w:ascii="Times New Roman" w:hAnsi="Times New Roman" w:cs="Times New Roman"/>
          <w:lang w:val="en-US"/>
        </w:rPr>
        <w:t>Kết quả và đánh giá</w:t>
      </w:r>
      <w:bookmarkEnd w:id="28"/>
    </w:p>
    <w:p w14:paraId="7EE15854" w14:textId="77777777" w:rsidR="005A3CDC" w:rsidRPr="00667960" w:rsidRDefault="005A3CDC" w:rsidP="005A3CDC">
      <w:pPr>
        <w:pStyle w:val="u3"/>
        <w:rPr>
          <w:rFonts w:ascii="Times New Roman" w:hAnsi="Times New Roman" w:cs="Times New Roman"/>
          <w:lang w:val="en-US"/>
        </w:rPr>
      </w:pPr>
      <w:bookmarkStart w:id="29" w:name="_Toc93691813"/>
      <w:r w:rsidRPr="00667960">
        <w:rPr>
          <w:rFonts w:ascii="Times New Roman" w:hAnsi="Times New Roman" w:cs="Times New Roman"/>
          <w:lang w:val="en-US"/>
        </w:rPr>
        <w:t>Phương pháp so sánh</w:t>
      </w:r>
      <w:bookmarkEnd w:id="29"/>
    </w:p>
    <w:p w14:paraId="1FD6CDAD" w14:textId="7D78296F" w:rsidR="005A3CDC" w:rsidRPr="00667960" w:rsidRDefault="005A3CDC" w:rsidP="005765F3">
      <w:pPr>
        <w:ind w:left="709" w:firstLine="720"/>
        <w:rPr>
          <w:rFonts w:ascii="Times New Roman" w:hAnsi="Times New Roman" w:cs="Times New Roman"/>
          <w:lang w:val="en-US"/>
        </w:rPr>
      </w:pPr>
      <w:r w:rsidRPr="00667960">
        <w:rPr>
          <w:rFonts w:ascii="Times New Roman" w:hAnsi="Times New Roman" w:cs="Times New Roman"/>
          <w:lang w:val="en-US"/>
        </w:rPr>
        <w:t>Độ chính xác Accuracy (P)</w:t>
      </w:r>
      <w:r w:rsidR="005765F3" w:rsidRPr="00667960">
        <w:rPr>
          <w:rFonts w:ascii="Times New Roman" w:hAnsi="Times New Roman" w:cs="Times New Roman"/>
          <w:lang w:val="en-US"/>
        </w:rPr>
        <w:t>:</w:t>
      </w:r>
    </w:p>
    <w:p w14:paraId="0E9D1D73" w14:textId="77777777" w:rsidR="005A3CDC" w:rsidRPr="00667960" w:rsidRDefault="005A3CDC" w:rsidP="005A3CDC">
      <w:pPr>
        <w:ind w:left="720"/>
        <w:rPr>
          <w:rFonts w:ascii="Times New Roman" w:hAnsi="Times New Roman" w:cs="Times New Roman"/>
          <w:lang w:val="en-US"/>
        </w:rPr>
      </w:pPr>
      <w:r w:rsidRPr="00667960">
        <w:rPr>
          <w:rFonts w:ascii="Times New Roman" w:hAnsi="Times New Roman" w:cs="Times New Roman"/>
          <w:lang w:val="en-US"/>
        </w:rPr>
        <w:tab/>
      </w:r>
      <w:r w:rsidRPr="00667960">
        <w:rPr>
          <w:rFonts w:ascii="Times New Roman" w:hAnsi="Times New Roman" w:cs="Times New Roman"/>
          <w:lang w:val="en-US"/>
        </w:rPr>
        <w:tab/>
      </w:r>
      <w:r w:rsidRPr="00667960">
        <w:rPr>
          <w:rFonts w:ascii="Times New Roman" w:hAnsi="Times New Roman" w:cs="Times New Roman"/>
          <w:lang w:val="en-US"/>
        </w:rPr>
        <w:tab/>
        <w:t>P = n/N</w:t>
      </w:r>
    </w:p>
    <w:p w14:paraId="3C7F6FB6" w14:textId="77777777" w:rsidR="005A3CDC" w:rsidRPr="00667960" w:rsidRDefault="005A3CDC" w:rsidP="005A3CDC">
      <w:pPr>
        <w:ind w:left="720" w:firstLine="720"/>
        <w:rPr>
          <w:rFonts w:ascii="Times New Roman" w:hAnsi="Times New Roman" w:cs="Times New Roman"/>
          <w:lang w:val="en-US"/>
        </w:rPr>
      </w:pPr>
      <w:r w:rsidRPr="00667960">
        <w:rPr>
          <w:rFonts w:ascii="Times New Roman" w:hAnsi="Times New Roman" w:cs="Times New Roman"/>
          <w:lang w:val="en-US"/>
        </w:rPr>
        <w:t xml:space="preserve">Trong đó : </w:t>
      </w:r>
    </w:p>
    <w:p w14:paraId="7FED7606" w14:textId="0E01D128" w:rsidR="005A3CDC" w:rsidRPr="00667960" w:rsidRDefault="005A3CDC" w:rsidP="005A3CDC">
      <w:pPr>
        <w:pStyle w:val="oancuaDanhsach"/>
        <w:numPr>
          <w:ilvl w:val="0"/>
          <w:numId w:val="8"/>
        </w:numPr>
        <w:rPr>
          <w:rFonts w:ascii="Times New Roman" w:hAnsi="Times New Roman" w:cs="Times New Roman"/>
          <w:lang w:val="en-US"/>
        </w:rPr>
      </w:pPr>
      <w:r w:rsidRPr="00667960">
        <w:rPr>
          <w:rFonts w:ascii="Times New Roman" w:hAnsi="Times New Roman" w:cs="Times New Roman"/>
          <w:lang w:val="en-US"/>
        </w:rPr>
        <w:t xml:space="preserve">n là </w:t>
      </w:r>
      <w:r w:rsidR="009858A2" w:rsidRPr="00667960">
        <w:rPr>
          <w:rFonts w:ascii="Times New Roman" w:hAnsi="Times New Roman" w:cs="Times New Roman"/>
          <w:lang w:val="en-US"/>
        </w:rPr>
        <w:t xml:space="preserve">số nhãn gán đúng </w:t>
      </w:r>
    </w:p>
    <w:p w14:paraId="53D5CD5F" w14:textId="4F229947" w:rsidR="005A3CDC" w:rsidRPr="00667960" w:rsidRDefault="005A3CDC" w:rsidP="005A3CDC">
      <w:pPr>
        <w:pStyle w:val="oancuaDanhsach"/>
        <w:numPr>
          <w:ilvl w:val="0"/>
          <w:numId w:val="8"/>
        </w:numPr>
        <w:rPr>
          <w:ins w:id="30" w:author="{98A1A2D6-45B4-4622-B552-0B13FE0E683F}" w:date="2022-01-21T10:52:00Z"/>
          <w:rFonts w:ascii="Times New Roman" w:hAnsi="Times New Roman" w:cs="Times New Roman"/>
          <w:lang w:val="en-US"/>
        </w:rPr>
      </w:pPr>
      <w:r w:rsidRPr="00667960">
        <w:rPr>
          <w:rFonts w:ascii="Times New Roman" w:hAnsi="Times New Roman" w:cs="Times New Roman"/>
          <w:lang w:val="en-US"/>
        </w:rPr>
        <w:t xml:space="preserve">N là </w:t>
      </w:r>
      <w:r w:rsidR="009858A2" w:rsidRPr="00667960">
        <w:rPr>
          <w:rFonts w:ascii="Times New Roman" w:hAnsi="Times New Roman" w:cs="Times New Roman"/>
          <w:lang w:val="en-US"/>
        </w:rPr>
        <w:t>tổng số nhãn gán</w:t>
      </w:r>
    </w:p>
    <w:p w14:paraId="2D45E3EE" w14:textId="7ED3E004" w:rsidR="005765F3" w:rsidRPr="00667960" w:rsidRDefault="005765F3" w:rsidP="005765F3">
      <w:pPr>
        <w:pStyle w:val="u3"/>
        <w:rPr>
          <w:rFonts w:ascii="Times New Roman" w:hAnsi="Times New Roman" w:cs="Times New Roman"/>
          <w:lang w:val="en-US"/>
        </w:rPr>
      </w:pPr>
      <w:bookmarkStart w:id="31" w:name="_Toc93691814"/>
      <w:r w:rsidRPr="00667960">
        <w:rPr>
          <w:rFonts w:ascii="Times New Roman" w:hAnsi="Times New Roman" w:cs="Times New Roman"/>
          <w:lang w:val="en-US"/>
        </w:rPr>
        <w:t>Kết quả</w:t>
      </w:r>
      <w:bookmarkEnd w:id="31"/>
    </w:p>
    <w:p w14:paraId="3FD5ECC6" w14:textId="77777777" w:rsidR="005A3CDC" w:rsidRPr="00667960" w:rsidRDefault="005A3CDC" w:rsidP="005A3CDC">
      <w:pPr>
        <w:ind w:left="720"/>
        <w:rPr>
          <w:rFonts w:ascii="Times New Roman" w:hAnsi="Times New Roman" w:cs="Times New Roman"/>
          <w:lang w:val="en-US"/>
        </w:rPr>
      </w:pPr>
    </w:p>
    <w:p w14:paraId="7D58FE50" w14:textId="77777777" w:rsidR="004D1662" w:rsidRPr="00667960" w:rsidRDefault="004D1662" w:rsidP="004D1662">
      <w:pPr>
        <w:rPr>
          <w:rFonts w:ascii="Times New Roman" w:hAnsi="Times New Roman" w:cs="Times New Roman"/>
          <w:lang w:val="en-US"/>
        </w:rPr>
      </w:pPr>
    </w:p>
    <w:tbl>
      <w:tblPr>
        <w:tblW w:w="10420" w:type="dxa"/>
        <w:tblCellMar>
          <w:left w:w="0" w:type="dxa"/>
          <w:right w:w="0" w:type="dxa"/>
        </w:tblCellMar>
        <w:tblLook w:val="0420" w:firstRow="1" w:lastRow="0" w:firstColumn="0" w:lastColumn="0" w:noHBand="0" w:noVBand="1"/>
      </w:tblPr>
      <w:tblGrid>
        <w:gridCol w:w="2084"/>
        <w:gridCol w:w="1722"/>
        <w:gridCol w:w="3297"/>
        <w:gridCol w:w="3317"/>
      </w:tblGrid>
      <w:tr w:rsidR="005A3CDC" w:rsidRPr="00667960" w14:paraId="5F16D572" w14:textId="77777777" w:rsidTr="00E84F6D">
        <w:trPr>
          <w:trHeight w:val="584"/>
        </w:trPr>
        <w:tc>
          <w:tcPr>
            <w:tcW w:w="2084"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6BE008B8" w14:textId="77777777" w:rsidR="005A3CDC" w:rsidRPr="00667960" w:rsidRDefault="005A3CDC" w:rsidP="005A3CDC">
            <w:pPr>
              <w:ind w:left="425"/>
              <w:rPr>
                <w:rFonts w:ascii="Times New Roman" w:hAnsi="Times New Roman" w:cs="Times New Roman"/>
                <w:sz w:val="28"/>
                <w:szCs w:val="28"/>
                <w:lang w:val="en-US"/>
              </w:rPr>
            </w:pPr>
          </w:p>
        </w:tc>
        <w:tc>
          <w:tcPr>
            <w:tcW w:w="172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0CBB694B" w14:textId="77777777" w:rsidR="005A3CDC" w:rsidRPr="00667960" w:rsidRDefault="005A3CDC" w:rsidP="005A3CDC">
            <w:pPr>
              <w:ind w:left="425"/>
              <w:rPr>
                <w:rFonts w:ascii="Times New Roman" w:hAnsi="Times New Roman" w:cs="Times New Roman"/>
                <w:sz w:val="28"/>
                <w:szCs w:val="28"/>
                <w:lang w:val="en-US"/>
              </w:rPr>
            </w:pPr>
            <w:r w:rsidRPr="00667960">
              <w:rPr>
                <w:rFonts w:ascii="Times New Roman" w:hAnsi="Times New Roman" w:cs="Times New Roman"/>
                <w:sz w:val="28"/>
                <w:szCs w:val="28"/>
                <w:lang w:val="en-US"/>
              </w:rPr>
              <w:t>HMM + Viterbi nhóm cài đặt</w:t>
            </w:r>
          </w:p>
        </w:tc>
        <w:tc>
          <w:tcPr>
            <w:tcW w:w="329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0CC30BD6" w14:textId="77777777" w:rsidR="005A3CDC" w:rsidRPr="00667960" w:rsidRDefault="005A3CDC" w:rsidP="005A3CDC">
            <w:pPr>
              <w:ind w:left="425"/>
              <w:rPr>
                <w:rFonts w:ascii="Times New Roman" w:hAnsi="Times New Roman" w:cs="Times New Roman"/>
                <w:sz w:val="28"/>
                <w:szCs w:val="28"/>
                <w:lang w:val="en-US"/>
              </w:rPr>
            </w:pPr>
            <w:r w:rsidRPr="00667960">
              <w:rPr>
                <w:rFonts w:ascii="Times New Roman" w:hAnsi="Times New Roman" w:cs="Times New Roman"/>
                <w:sz w:val="28"/>
                <w:szCs w:val="28"/>
                <w:lang w:val="en-US"/>
              </w:rPr>
              <w:t>HMM của thư viện NLTK (smooth=‘laplace’)</w:t>
            </w:r>
          </w:p>
        </w:tc>
        <w:tc>
          <w:tcPr>
            <w:tcW w:w="33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31A9BCF3" w14:textId="77777777" w:rsidR="005A3CDC" w:rsidRPr="00667960" w:rsidRDefault="005A3CDC" w:rsidP="005A3CDC">
            <w:pPr>
              <w:ind w:left="425"/>
              <w:rPr>
                <w:rFonts w:ascii="Times New Roman" w:hAnsi="Times New Roman" w:cs="Times New Roman"/>
                <w:sz w:val="28"/>
                <w:szCs w:val="28"/>
                <w:lang w:val="en-US"/>
              </w:rPr>
            </w:pPr>
            <w:r w:rsidRPr="00667960">
              <w:rPr>
                <w:rFonts w:ascii="Times New Roman" w:hAnsi="Times New Roman" w:cs="Times New Roman"/>
                <w:sz w:val="28"/>
                <w:szCs w:val="28"/>
                <w:lang w:val="en-US"/>
              </w:rPr>
              <w:t>HMM của thư viện NLTK</w:t>
            </w:r>
          </w:p>
          <w:p w14:paraId="57C2968F" w14:textId="77777777" w:rsidR="005A3CDC" w:rsidRPr="00667960" w:rsidRDefault="005A3CDC" w:rsidP="005A3CDC">
            <w:pPr>
              <w:ind w:left="425"/>
              <w:rPr>
                <w:rFonts w:ascii="Times New Roman" w:hAnsi="Times New Roman" w:cs="Times New Roman"/>
                <w:sz w:val="28"/>
                <w:szCs w:val="28"/>
                <w:lang w:val="en-US"/>
              </w:rPr>
            </w:pPr>
            <w:r w:rsidRPr="00667960">
              <w:rPr>
                <w:rFonts w:ascii="Times New Roman" w:hAnsi="Times New Roman" w:cs="Times New Roman"/>
                <w:sz w:val="28"/>
                <w:szCs w:val="28"/>
                <w:lang w:val="en-US"/>
              </w:rPr>
              <w:t>(smooth=‘WittenBell’)</w:t>
            </w:r>
          </w:p>
        </w:tc>
      </w:tr>
      <w:tr w:rsidR="005A3CDC" w:rsidRPr="00667960" w14:paraId="737A0875" w14:textId="77777777" w:rsidTr="00E84F6D">
        <w:trPr>
          <w:trHeight w:val="584"/>
        </w:trPr>
        <w:tc>
          <w:tcPr>
            <w:tcW w:w="2084"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0A076D07" w14:textId="77777777" w:rsidR="005A3CDC" w:rsidRPr="00667960" w:rsidRDefault="005A3CDC" w:rsidP="005A3CDC">
            <w:pPr>
              <w:ind w:left="425"/>
              <w:rPr>
                <w:rFonts w:ascii="Times New Roman" w:hAnsi="Times New Roman" w:cs="Times New Roman"/>
                <w:sz w:val="28"/>
                <w:szCs w:val="28"/>
                <w:lang w:val="en-US"/>
              </w:rPr>
            </w:pPr>
            <w:r w:rsidRPr="00667960">
              <w:rPr>
                <w:rFonts w:ascii="Times New Roman" w:hAnsi="Times New Roman" w:cs="Times New Roman"/>
                <w:sz w:val="28"/>
                <w:szCs w:val="28"/>
                <w:lang w:val="en-US"/>
              </w:rPr>
              <w:t>ACURACY</w:t>
            </w:r>
          </w:p>
        </w:tc>
        <w:tc>
          <w:tcPr>
            <w:tcW w:w="1722"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59EE6D9F" w14:textId="77777777" w:rsidR="005A3CDC" w:rsidRPr="00667960" w:rsidRDefault="005A3CDC" w:rsidP="005A3CDC">
            <w:pPr>
              <w:ind w:left="425"/>
              <w:rPr>
                <w:rFonts w:ascii="Times New Roman" w:hAnsi="Times New Roman" w:cs="Times New Roman"/>
                <w:sz w:val="28"/>
                <w:szCs w:val="28"/>
                <w:lang w:val="en-US"/>
              </w:rPr>
            </w:pPr>
            <w:r w:rsidRPr="00667960">
              <w:rPr>
                <w:rFonts w:ascii="Times New Roman" w:hAnsi="Times New Roman" w:cs="Times New Roman"/>
                <w:sz w:val="28"/>
                <w:szCs w:val="28"/>
                <w:lang w:val="en-US"/>
              </w:rPr>
              <w:t>0,854</w:t>
            </w:r>
          </w:p>
        </w:tc>
        <w:tc>
          <w:tcPr>
            <w:tcW w:w="329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2AF062ED" w14:textId="77777777" w:rsidR="005A3CDC" w:rsidRPr="00667960" w:rsidRDefault="005A3CDC" w:rsidP="005A3CDC">
            <w:pPr>
              <w:ind w:left="425"/>
              <w:rPr>
                <w:rFonts w:ascii="Times New Roman" w:hAnsi="Times New Roman" w:cs="Times New Roman"/>
                <w:sz w:val="28"/>
                <w:szCs w:val="28"/>
                <w:lang w:val="en-US"/>
              </w:rPr>
            </w:pPr>
            <w:r w:rsidRPr="00667960">
              <w:rPr>
                <w:rFonts w:ascii="Times New Roman" w:hAnsi="Times New Roman" w:cs="Times New Roman"/>
                <w:sz w:val="28"/>
                <w:szCs w:val="28"/>
                <w:lang w:val="en-US"/>
              </w:rPr>
              <w:t>0,854</w:t>
            </w:r>
          </w:p>
        </w:tc>
        <w:tc>
          <w:tcPr>
            <w:tcW w:w="3317"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hideMark/>
          </w:tcPr>
          <w:p w14:paraId="630FE2BB" w14:textId="77777777" w:rsidR="005A3CDC" w:rsidRPr="00667960" w:rsidRDefault="005A3CDC" w:rsidP="005A3CDC">
            <w:pPr>
              <w:ind w:left="425"/>
              <w:rPr>
                <w:rFonts w:ascii="Times New Roman" w:hAnsi="Times New Roman" w:cs="Times New Roman"/>
                <w:sz w:val="28"/>
                <w:szCs w:val="28"/>
                <w:lang w:val="en-US"/>
              </w:rPr>
            </w:pPr>
            <w:r w:rsidRPr="00667960">
              <w:rPr>
                <w:rFonts w:ascii="Times New Roman" w:hAnsi="Times New Roman" w:cs="Times New Roman"/>
                <w:sz w:val="28"/>
                <w:szCs w:val="28"/>
                <w:lang w:val="en-US"/>
              </w:rPr>
              <w:t>0,936</w:t>
            </w:r>
          </w:p>
        </w:tc>
      </w:tr>
    </w:tbl>
    <w:p w14:paraId="41933323" w14:textId="6D0A16BF" w:rsidR="00E84F6D" w:rsidRPr="00667960" w:rsidRDefault="00E84F6D" w:rsidP="00E84F6D">
      <w:pPr>
        <w:pStyle w:val="u3"/>
        <w:numPr>
          <w:ilvl w:val="2"/>
          <w:numId w:val="47"/>
        </w:numPr>
        <w:rPr>
          <w:rFonts w:ascii="Times New Roman" w:hAnsi="Times New Roman" w:cs="Times New Roman"/>
          <w:lang w:val="en-US"/>
        </w:rPr>
      </w:pPr>
      <w:bookmarkStart w:id="32" w:name="_Toc93691815"/>
      <w:r w:rsidRPr="00667960">
        <w:rPr>
          <w:rFonts w:ascii="Times New Roman" w:hAnsi="Times New Roman" w:cs="Times New Roman"/>
          <w:lang w:val="en-US"/>
        </w:rPr>
        <w:t>Đánh giá:</w:t>
      </w:r>
      <w:bookmarkEnd w:id="32"/>
    </w:p>
    <w:p w14:paraId="486919FF" w14:textId="22C84A51" w:rsidR="00E84F6D" w:rsidRPr="00667960" w:rsidRDefault="00E84F6D" w:rsidP="00E84F6D">
      <w:pPr>
        <w:numPr>
          <w:ilvl w:val="0"/>
          <w:numId w:val="48"/>
        </w:numPr>
        <w:rPr>
          <w:rFonts w:ascii="Times New Roman" w:hAnsi="Times New Roman" w:cs="Times New Roman"/>
          <w:lang w:val="en-US"/>
        </w:rPr>
      </w:pPr>
      <w:r w:rsidRPr="00667960">
        <w:rPr>
          <w:rFonts w:ascii="Times New Roman" w:hAnsi="Times New Roman" w:cs="Times New Roman"/>
          <w:lang w:val="en-US"/>
        </w:rPr>
        <w:t>Accuracy phương pháp nhóm cài đặt có kết quá khá cao , có thể cải thiện kết quả bằng smooth Written Bell</w:t>
      </w:r>
    </w:p>
    <w:p w14:paraId="031734FD" w14:textId="77777777" w:rsidR="00E84F6D" w:rsidRPr="00667960" w:rsidRDefault="00E84F6D" w:rsidP="00E84F6D">
      <w:pPr>
        <w:numPr>
          <w:ilvl w:val="0"/>
          <w:numId w:val="48"/>
        </w:numPr>
        <w:rPr>
          <w:rFonts w:ascii="Times New Roman" w:hAnsi="Times New Roman" w:cs="Times New Roman"/>
          <w:lang w:val="en-US"/>
        </w:rPr>
      </w:pPr>
      <w:r w:rsidRPr="00667960">
        <w:rPr>
          <w:rFonts w:ascii="Times New Roman" w:hAnsi="Times New Roman" w:cs="Times New Roman"/>
          <w:lang w:val="en-US"/>
        </w:rPr>
        <w:t>Bộ ngữ liệu để train còn ít, kết quả xử lí thấp với những trường hợp từ chưa gặp</w:t>
      </w:r>
    </w:p>
    <w:p w14:paraId="7F0E1BBC" w14:textId="77777777" w:rsidR="00D22EDB" w:rsidRPr="00667960" w:rsidRDefault="00D22EDB" w:rsidP="004D1662">
      <w:pPr>
        <w:rPr>
          <w:rFonts w:ascii="Times New Roman" w:hAnsi="Times New Roman" w:cs="Times New Roman"/>
          <w:lang w:val="en-US"/>
        </w:rPr>
      </w:pPr>
    </w:p>
    <w:p w14:paraId="320FE314" w14:textId="07D0BC32" w:rsidR="00641184" w:rsidRDefault="00641184" w:rsidP="004D1662">
      <w:pPr>
        <w:rPr>
          <w:rFonts w:ascii="Times New Roman" w:hAnsi="Times New Roman" w:cs="Times New Roman"/>
          <w:lang w:val="en-US"/>
        </w:rPr>
      </w:pPr>
    </w:p>
    <w:p w14:paraId="6DD08D86" w14:textId="74D232D4" w:rsidR="00C2688F" w:rsidRDefault="00C2688F" w:rsidP="004D1662">
      <w:pPr>
        <w:rPr>
          <w:rFonts w:ascii="Times New Roman" w:hAnsi="Times New Roman" w:cs="Times New Roman"/>
          <w:lang w:val="en-US"/>
        </w:rPr>
      </w:pPr>
    </w:p>
    <w:p w14:paraId="3EF4F79C" w14:textId="16AB284C" w:rsidR="00C2688F" w:rsidRDefault="00C2688F" w:rsidP="004D1662">
      <w:pPr>
        <w:rPr>
          <w:rFonts w:ascii="Times New Roman" w:hAnsi="Times New Roman" w:cs="Times New Roman"/>
          <w:lang w:val="en-US"/>
        </w:rPr>
      </w:pPr>
    </w:p>
    <w:p w14:paraId="3F35ACF2" w14:textId="7FCA7C8A" w:rsidR="00C2688F" w:rsidRDefault="00C2688F" w:rsidP="004D1662">
      <w:pPr>
        <w:rPr>
          <w:rFonts w:ascii="Times New Roman" w:hAnsi="Times New Roman" w:cs="Times New Roman"/>
          <w:lang w:val="en-US"/>
        </w:rPr>
      </w:pPr>
    </w:p>
    <w:p w14:paraId="1618ACED" w14:textId="64C1FAFC" w:rsidR="00C2688F" w:rsidRDefault="00C2688F" w:rsidP="004D1662">
      <w:pPr>
        <w:rPr>
          <w:rFonts w:ascii="Times New Roman" w:hAnsi="Times New Roman" w:cs="Times New Roman"/>
          <w:lang w:val="en-US"/>
        </w:rPr>
      </w:pPr>
    </w:p>
    <w:p w14:paraId="00C671DD" w14:textId="408222B0" w:rsidR="00C2688F" w:rsidRDefault="00C2688F" w:rsidP="004D1662">
      <w:pPr>
        <w:rPr>
          <w:rFonts w:ascii="Times New Roman" w:hAnsi="Times New Roman" w:cs="Times New Roman"/>
          <w:lang w:val="en-US"/>
        </w:rPr>
      </w:pPr>
    </w:p>
    <w:p w14:paraId="5B79A2E9" w14:textId="563CDF72" w:rsidR="00C2688F" w:rsidRDefault="00C2688F" w:rsidP="004D1662">
      <w:pPr>
        <w:rPr>
          <w:rFonts w:ascii="Times New Roman" w:hAnsi="Times New Roman" w:cs="Times New Roman"/>
          <w:lang w:val="en-US"/>
        </w:rPr>
      </w:pPr>
    </w:p>
    <w:p w14:paraId="7854F5B2" w14:textId="5C622845" w:rsidR="00C2688F" w:rsidRDefault="00C2688F" w:rsidP="004D1662">
      <w:pPr>
        <w:rPr>
          <w:rFonts w:ascii="Times New Roman" w:hAnsi="Times New Roman" w:cs="Times New Roman"/>
          <w:lang w:val="en-US"/>
        </w:rPr>
      </w:pPr>
    </w:p>
    <w:p w14:paraId="3CAFCF9C" w14:textId="7C9C0591" w:rsidR="00C2688F" w:rsidRDefault="00C2688F" w:rsidP="004D1662">
      <w:pPr>
        <w:rPr>
          <w:rFonts w:ascii="Times New Roman" w:hAnsi="Times New Roman" w:cs="Times New Roman"/>
          <w:lang w:val="en-US"/>
        </w:rPr>
      </w:pPr>
    </w:p>
    <w:p w14:paraId="088E84EA" w14:textId="77777777" w:rsidR="00C2688F" w:rsidRPr="00667960" w:rsidRDefault="00C2688F" w:rsidP="004D1662">
      <w:pPr>
        <w:rPr>
          <w:rFonts w:ascii="Times New Roman" w:hAnsi="Times New Roman" w:cs="Times New Roman"/>
          <w:lang w:val="en-US"/>
        </w:rPr>
      </w:pPr>
    </w:p>
    <w:p w14:paraId="6166A7D3" w14:textId="77777777" w:rsidR="001851FD" w:rsidRPr="00667960" w:rsidRDefault="00164F7B" w:rsidP="00D76838">
      <w:pPr>
        <w:pStyle w:val="u1"/>
        <w:jc w:val="center"/>
        <w:rPr>
          <w:rFonts w:ascii="Times New Roman" w:hAnsi="Times New Roman" w:cs="Times New Roman"/>
          <w:lang w:val="en-GB"/>
        </w:rPr>
      </w:pPr>
      <w:bookmarkStart w:id="33" w:name="_Toc93691816"/>
      <w:r w:rsidRPr="00667960">
        <w:rPr>
          <w:rFonts w:ascii="Times New Roman" w:hAnsi="Times New Roman" w:cs="Times New Roman"/>
          <w:lang w:val="en-GB"/>
        </w:rPr>
        <w:lastRenderedPageBreak/>
        <w:t>TỔNG KẾT</w:t>
      </w:r>
      <w:bookmarkEnd w:id="33"/>
    </w:p>
    <w:p w14:paraId="4F20BED4" w14:textId="5AFE9A73" w:rsidR="001851FD" w:rsidRPr="00667960" w:rsidRDefault="001851FD" w:rsidP="00162F0E">
      <w:pPr>
        <w:pStyle w:val="u2"/>
        <w:rPr>
          <w:rFonts w:ascii="Times New Roman" w:hAnsi="Times New Roman" w:cs="Times New Roman"/>
          <w:lang w:val="en-GB"/>
        </w:rPr>
      </w:pPr>
      <w:bookmarkStart w:id="34" w:name="_Toc93691817"/>
      <w:r w:rsidRPr="00667960">
        <w:rPr>
          <w:rFonts w:ascii="Times New Roman" w:hAnsi="Times New Roman" w:cs="Times New Roman"/>
          <w:lang w:val="en-GB"/>
        </w:rPr>
        <w:t>Kết luận</w:t>
      </w:r>
      <w:bookmarkEnd w:id="34"/>
    </w:p>
    <w:p w14:paraId="65DC991E" w14:textId="0ED23753" w:rsidR="00172D73" w:rsidRPr="00667960" w:rsidRDefault="004F72CF" w:rsidP="00162F0E">
      <w:pPr>
        <w:ind w:left="425" w:firstLine="153"/>
        <w:rPr>
          <w:rFonts w:ascii="Times New Roman" w:hAnsi="Times New Roman" w:cs="Times New Roman"/>
          <w:lang w:val="en-US"/>
        </w:rPr>
      </w:pPr>
      <w:r w:rsidRPr="00667960">
        <w:rPr>
          <w:rFonts w:ascii="Times New Roman" w:hAnsi="Times New Roman" w:cs="Times New Roman"/>
          <w:color w:val="000000"/>
          <w:szCs w:val="26"/>
        </w:rPr>
        <w:t>Trong đề tài này, nhóm đã áp dụng các kiến thức về xử lý ngôn ngữ tự nhiên để xây</w:t>
      </w:r>
      <w:r w:rsidRPr="00667960">
        <w:rPr>
          <w:rFonts w:ascii="Times New Roman" w:hAnsi="Times New Roman" w:cs="Times New Roman"/>
          <w:color w:val="000000"/>
          <w:szCs w:val="26"/>
          <w:lang w:val="en-US"/>
        </w:rPr>
        <w:t xml:space="preserve"> </w:t>
      </w:r>
      <w:r w:rsidRPr="00667960">
        <w:rPr>
          <w:rFonts w:ascii="Times New Roman" w:hAnsi="Times New Roman" w:cs="Times New Roman"/>
          <w:color w:val="000000"/>
          <w:szCs w:val="26"/>
        </w:rPr>
        <w:t xml:space="preserve">dựng bộ tách từ bằng thuật toán </w:t>
      </w:r>
      <w:r w:rsidR="00637B33" w:rsidRPr="00667960">
        <w:rPr>
          <w:rFonts w:ascii="Times New Roman" w:hAnsi="Times New Roman" w:cs="Times New Roman"/>
          <w:color w:val="000000"/>
          <w:szCs w:val="26"/>
          <w:lang w:val="en-US"/>
        </w:rPr>
        <w:t>Maximum</w:t>
      </w:r>
      <w:r w:rsidRPr="00667960">
        <w:rPr>
          <w:rFonts w:ascii="Times New Roman" w:hAnsi="Times New Roman" w:cs="Times New Roman"/>
          <w:color w:val="000000"/>
          <w:szCs w:val="26"/>
        </w:rPr>
        <w:t xml:space="preserve"> Matching</w:t>
      </w:r>
      <w:r w:rsidR="00637B33" w:rsidRPr="00667960">
        <w:rPr>
          <w:rFonts w:ascii="Times New Roman" w:hAnsi="Times New Roman" w:cs="Times New Roman"/>
          <w:color w:val="000000"/>
          <w:szCs w:val="26"/>
          <w:lang w:val="en-US"/>
        </w:rPr>
        <w:t xml:space="preserve"> và </w:t>
      </w:r>
      <w:r w:rsidR="00813139" w:rsidRPr="00667960">
        <w:rPr>
          <w:rFonts w:ascii="Times New Roman" w:hAnsi="Times New Roman" w:cs="Times New Roman"/>
          <w:color w:val="000000"/>
          <w:szCs w:val="26"/>
          <w:lang w:val="en-US"/>
        </w:rPr>
        <w:t>WFST(</w:t>
      </w:r>
      <w:r w:rsidR="00813139" w:rsidRPr="00667960">
        <w:rPr>
          <w:rFonts w:ascii="Times New Roman" w:eastAsia="Calibri Light" w:hAnsi="Times New Roman" w:cs="Times New Roman"/>
          <w:shd w:val="clear" w:color="auto" w:fill="FFFFFF"/>
          <w:lang w:val="en-US"/>
        </w:rPr>
        <w:t>Weighted Finite State Transducer</w:t>
      </w:r>
      <w:r w:rsidR="00813139" w:rsidRPr="00667960">
        <w:rPr>
          <w:rFonts w:ascii="Times New Roman" w:hAnsi="Times New Roman" w:cs="Times New Roman"/>
          <w:color w:val="000000"/>
          <w:szCs w:val="26"/>
          <w:lang w:val="en-US"/>
        </w:rPr>
        <w:t>)</w:t>
      </w:r>
      <w:r w:rsidRPr="00667960">
        <w:rPr>
          <w:rFonts w:ascii="Times New Roman" w:hAnsi="Times New Roman" w:cs="Times New Roman"/>
          <w:color w:val="000000"/>
          <w:szCs w:val="26"/>
        </w:rPr>
        <w:t xml:space="preserve">, </w:t>
      </w:r>
      <w:r w:rsidR="00A9769B" w:rsidRPr="00667960">
        <w:rPr>
          <w:rFonts w:ascii="Times New Roman" w:hAnsi="Times New Roman" w:cs="Times New Roman"/>
          <w:color w:val="000000"/>
          <w:szCs w:val="26"/>
          <w:lang w:val="en-US"/>
        </w:rPr>
        <w:t>cùng với đó là</w:t>
      </w:r>
      <w:r w:rsidR="00A34A80" w:rsidRPr="00667960">
        <w:rPr>
          <w:rFonts w:ascii="Times New Roman" w:hAnsi="Times New Roman" w:cs="Times New Roman"/>
          <w:color w:val="000000"/>
          <w:szCs w:val="26"/>
          <w:lang w:val="en-US"/>
        </w:rPr>
        <w:t xml:space="preserve"> xây dựng được mô hình Hidden Markov kết hợp thuật toán Viterbi để gán nhãn cho các từ đã tách</w:t>
      </w:r>
      <w:r w:rsidR="00964998" w:rsidRPr="00667960">
        <w:rPr>
          <w:rFonts w:ascii="Times New Roman" w:hAnsi="Times New Roman" w:cs="Times New Roman"/>
          <w:color w:val="000000"/>
          <w:szCs w:val="26"/>
          <w:lang w:val="en-US"/>
        </w:rPr>
        <w:t xml:space="preserve">. </w:t>
      </w:r>
      <w:r w:rsidR="00671BF4" w:rsidRPr="00667960">
        <w:rPr>
          <w:rFonts w:ascii="Times New Roman" w:hAnsi="Times New Roman" w:cs="Times New Roman"/>
          <w:color w:val="000000"/>
          <w:szCs w:val="26"/>
          <w:lang w:val="en-US"/>
        </w:rPr>
        <w:t xml:space="preserve">Với việc tách từ </w:t>
      </w:r>
      <w:r w:rsidR="00A55FAC" w:rsidRPr="00667960">
        <w:rPr>
          <w:rFonts w:ascii="Times New Roman" w:hAnsi="Times New Roman" w:cs="Times New Roman"/>
          <w:color w:val="000000"/>
          <w:szCs w:val="26"/>
          <w:lang w:val="en-US"/>
        </w:rPr>
        <w:t>thì thuật toán WFST cho kết quả cao hơn khá nhiều so với Maximum Matching, còn với</w:t>
      </w:r>
      <w:r w:rsidR="00282A66" w:rsidRPr="00667960">
        <w:rPr>
          <w:rFonts w:ascii="Times New Roman" w:hAnsi="Times New Roman" w:cs="Times New Roman"/>
          <w:color w:val="000000"/>
          <w:szCs w:val="26"/>
          <w:lang w:val="en-US"/>
        </w:rPr>
        <w:t xml:space="preserve"> việc gán nhãn thì mô hình cho kết quả khá tốt</w:t>
      </w:r>
      <w:r w:rsidR="00E46A12" w:rsidRPr="00667960">
        <w:rPr>
          <w:rFonts w:ascii="Times New Roman" w:hAnsi="Times New Roman" w:cs="Times New Roman"/>
          <w:color w:val="000000"/>
          <w:szCs w:val="26"/>
          <w:lang w:val="en-US"/>
        </w:rPr>
        <w:t>.</w:t>
      </w:r>
    </w:p>
    <w:p w14:paraId="19430489" w14:textId="77777777" w:rsidR="008A3616" w:rsidRPr="00667960" w:rsidRDefault="008A3616" w:rsidP="00C30F4D">
      <w:pPr>
        <w:rPr>
          <w:rFonts w:ascii="Times New Roman" w:hAnsi="Times New Roman" w:cs="Times New Roman"/>
          <w:szCs w:val="26"/>
          <w:lang w:val="en-GB"/>
        </w:rPr>
      </w:pPr>
    </w:p>
    <w:p w14:paraId="6801746B" w14:textId="6C807984" w:rsidR="00662EB7" w:rsidRPr="00667960" w:rsidRDefault="001851FD" w:rsidP="001851FD">
      <w:pPr>
        <w:pStyle w:val="u2"/>
        <w:rPr>
          <w:rFonts w:ascii="Times New Roman" w:hAnsi="Times New Roman" w:cs="Times New Roman"/>
          <w:lang w:val="en-GB"/>
        </w:rPr>
      </w:pPr>
      <w:bookmarkStart w:id="35" w:name="_Toc91849471"/>
      <w:bookmarkStart w:id="36" w:name="_Toc93691818"/>
      <w:r w:rsidRPr="00667960">
        <w:rPr>
          <w:rFonts w:ascii="Times New Roman" w:hAnsi="Times New Roman" w:cs="Times New Roman"/>
          <w:lang w:val="en-GB"/>
        </w:rPr>
        <w:t>Hướng phát triển</w:t>
      </w:r>
      <w:bookmarkEnd w:id="35"/>
      <w:bookmarkEnd w:id="36"/>
    </w:p>
    <w:p w14:paraId="024C586A" w14:textId="5E846FEB" w:rsidR="00D22EDB" w:rsidRDefault="00616893" w:rsidP="001E6639">
      <w:pPr>
        <w:ind w:left="357" w:firstLine="363"/>
        <w:rPr>
          <w:rFonts w:ascii="Times New Roman" w:hAnsi="Times New Roman" w:cs="Times New Roman"/>
          <w:lang w:val="en-GB"/>
        </w:rPr>
      </w:pPr>
      <w:r w:rsidRPr="00667960">
        <w:rPr>
          <w:rFonts w:ascii="Times New Roman" w:hAnsi="Times New Roman" w:cs="Times New Roman"/>
          <w:lang w:val="en-GB"/>
        </w:rPr>
        <w:t>Nhóm sẽ tìm hiểu thêm những cách triển khai khác sử dụng gán nhãn 2 chiều (Bidirectional POS tagging). Gán nhãn 2 chiều yêu cầu biết được từ trước đó và từ tiếp theo trong ngữ liệu khi dự đoán nhãn của từ hiện tại. Gán nhãn 2 chiều sẽ cho ta biết thêm về nhãn thay vì chỉ biết từ trước đó. Vì đã học được cách triển khai phương pháp tiếp cận đơn hướng qua đề tài này, nhóm đã có nền tảng để triển khai các trình gán nhãn khác được sử dụng trong thực tế.</w:t>
      </w:r>
    </w:p>
    <w:p w14:paraId="19C66B8E" w14:textId="3910149A" w:rsidR="00C2688F" w:rsidRDefault="00C2688F" w:rsidP="001E6639">
      <w:pPr>
        <w:ind w:left="357" w:firstLine="363"/>
        <w:rPr>
          <w:rFonts w:ascii="Times New Roman" w:hAnsi="Times New Roman" w:cs="Times New Roman"/>
          <w:lang w:val="en-GB"/>
        </w:rPr>
      </w:pPr>
    </w:p>
    <w:p w14:paraId="38F32AD1" w14:textId="33C419AB" w:rsidR="00C2688F" w:rsidRDefault="00C2688F" w:rsidP="001E6639">
      <w:pPr>
        <w:ind w:left="357" w:firstLine="363"/>
        <w:rPr>
          <w:rFonts w:ascii="Times New Roman" w:hAnsi="Times New Roman" w:cs="Times New Roman"/>
          <w:lang w:val="en-GB"/>
        </w:rPr>
      </w:pPr>
    </w:p>
    <w:p w14:paraId="0519957C" w14:textId="630E780B" w:rsidR="00C2688F" w:rsidRDefault="00C2688F" w:rsidP="001E6639">
      <w:pPr>
        <w:ind w:left="357" w:firstLine="363"/>
        <w:rPr>
          <w:rFonts w:ascii="Times New Roman" w:hAnsi="Times New Roman" w:cs="Times New Roman"/>
          <w:lang w:val="en-GB"/>
        </w:rPr>
      </w:pPr>
    </w:p>
    <w:p w14:paraId="3D2030A3" w14:textId="0B7A95E6" w:rsidR="00C2688F" w:rsidRDefault="00C2688F" w:rsidP="001E6639">
      <w:pPr>
        <w:ind w:left="357" w:firstLine="363"/>
        <w:rPr>
          <w:rFonts w:ascii="Times New Roman" w:hAnsi="Times New Roman" w:cs="Times New Roman"/>
          <w:lang w:val="en-GB"/>
        </w:rPr>
      </w:pPr>
    </w:p>
    <w:p w14:paraId="78D5558B" w14:textId="0334A162" w:rsidR="00C2688F" w:rsidRDefault="00C2688F" w:rsidP="001E6639">
      <w:pPr>
        <w:ind w:left="357" w:firstLine="363"/>
        <w:rPr>
          <w:rFonts w:ascii="Times New Roman" w:hAnsi="Times New Roman" w:cs="Times New Roman"/>
          <w:lang w:val="en-GB"/>
        </w:rPr>
      </w:pPr>
    </w:p>
    <w:p w14:paraId="151FDAFC" w14:textId="6A856680" w:rsidR="00C2688F" w:rsidRDefault="00C2688F" w:rsidP="001E6639">
      <w:pPr>
        <w:ind w:left="357" w:firstLine="363"/>
        <w:rPr>
          <w:rFonts w:ascii="Times New Roman" w:hAnsi="Times New Roman" w:cs="Times New Roman"/>
          <w:lang w:val="en-GB"/>
        </w:rPr>
      </w:pPr>
    </w:p>
    <w:p w14:paraId="1ABA2960" w14:textId="00B036E2" w:rsidR="00C2688F" w:rsidRDefault="00C2688F" w:rsidP="001E6639">
      <w:pPr>
        <w:ind w:left="357" w:firstLine="363"/>
        <w:rPr>
          <w:rFonts w:ascii="Times New Roman" w:hAnsi="Times New Roman" w:cs="Times New Roman"/>
          <w:lang w:val="en-GB"/>
        </w:rPr>
      </w:pPr>
    </w:p>
    <w:p w14:paraId="03361C66" w14:textId="77777777" w:rsidR="00C2688F" w:rsidRPr="00667960" w:rsidRDefault="00C2688F" w:rsidP="001E6639">
      <w:pPr>
        <w:ind w:left="357" w:firstLine="363"/>
        <w:rPr>
          <w:rFonts w:ascii="Times New Roman" w:hAnsi="Times New Roman" w:cs="Times New Roman"/>
          <w:lang w:val="en-GB"/>
        </w:rPr>
      </w:pPr>
    </w:p>
    <w:p w14:paraId="4E773C76" w14:textId="3FF2B9DC" w:rsidR="00912CE1" w:rsidRPr="00667960" w:rsidRDefault="00175046" w:rsidP="0072245F">
      <w:pPr>
        <w:pStyle w:val="u1"/>
        <w:numPr>
          <w:ilvl w:val="0"/>
          <w:numId w:val="0"/>
        </w:numPr>
        <w:ind w:left="357"/>
        <w:jc w:val="center"/>
        <w:rPr>
          <w:rFonts w:ascii="Times New Roman" w:hAnsi="Times New Roman" w:cs="Times New Roman"/>
          <w:lang w:val="en-GB"/>
        </w:rPr>
      </w:pPr>
      <w:bookmarkStart w:id="37" w:name="_Toc93691819"/>
      <w:r w:rsidRPr="00667960">
        <w:rPr>
          <w:rFonts w:ascii="Times New Roman" w:hAnsi="Times New Roman" w:cs="Times New Roman"/>
          <w:lang w:val="en-GB"/>
        </w:rPr>
        <w:lastRenderedPageBreak/>
        <w:t>TÀI LIỆU THAM KHẢO</w:t>
      </w:r>
      <w:bookmarkEnd w:id="37"/>
    </w:p>
    <w:p w14:paraId="467E866C" w14:textId="603348B6" w:rsidR="00C47085" w:rsidRPr="00667960" w:rsidRDefault="00C47085" w:rsidP="00C47085">
      <w:pPr>
        <w:rPr>
          <w:rFonts w:ascii="Times New Roman" w:hAnsi="Times New Roman" w:cs="Times New Roman"/>
          <w:lang w:val="en-GB"/>
        </w:rPr>
      </w:pPr>
      <w:r w:rsidRPr="00667960">
        <w:rPr>
          <w:rFonts w:ascii="Times New Roman" w:hAnsi="Times New Roman" w:cs="Times New Roman"/>
          <w:lang w:val="en-GB"/>
        </w:rPr>
        <w:t>[1]</w:t>
      </w:r>
      <w:r w:rsidR="00912CE1" w:rsidRPr="00667960">
        <w:rPr>
          <w:rFonts w:ascii="Times New Roman" w:hAnsi="Times New Roman" w:cs="Times New Roman"/>
          <w:lang w:val="en-GB"/>
        </w:rPr>
        <w:t xml:space="preserve"> </w:t>
      </w:r>
      <w:r w:rsidR="00DA4CC2" w:rsidRPr="00667960">
        <w:rPr>
          <w:rFonts w:ascii="Times New Roman" w:hAnsi="Times New Roman" w:cs="Times New Roman"/>
          <w:color w:val="000000"/>
          <w:sz w:val="28"/>
          <w:szCs w:val="28"/>
        </w:rPr>
        <w:t>Lý thuyết hidden Markov model</w:t>
      </w:r>
    </w:p>
    <w:p w14:paraId="009752A1" w14:textId="6D026A6E" w:rsidR="00662EB7" w:rsidRPr="00667960" w:rsidRDefault="00C47085" w:rsidP="00D02AE9">
      <w:pPr>
        <w:ind w:left="390"/>
        <w:rPr>
          <w:rFonts w:ascii="Times New Roman" w:hAnsi="Times New Roman" w:cs="Times New Roman"/>
          <w:lang w:val="en-GB"/>
        </w:rPr>
      </w:pPr>
      <w:r w:rsidRPr="00667960">
        <w:rPr>
          <w:rFonts w:ascii="Times New Roman" w:hAnsi="Times New Roman" w:cs="Times New Roman"/>
          <w:lang w:val="en-GB"/>
        </w:rPr>
        <w:t xml:space="preserve">Địa chỉ: </w:t>
      </w:r>
      <w:hyperlink r:id="rId36" w:history="1">
        <w:r w:rsidR="00AC0CB4" w:rsidRPr="00667960">
          <w:rPr>
            <w:rStyle w:val="Siuktni"/>
            <w:rFonts w:ascii="Times New Roman" w:hAnsi="Times New Roman" w:cs="Times New Roman"/>
            <w:color w:val="1155CC"/>
            <w:sz w:val="28"/>
            <w:szCs w:val="28"/>
          </w:rPr>
          <w:t>https://web.stanford.edu/~jurafsky/slp3/</w:t>
        </w:r>
      </w:hyperlink>
    </w:p>
    <w:p w14:paraId="436000C0" w14:textId="194BDCA3" w:rsidR="0018493D" w:rsidRPr="00667960" w:rsidRDefault="00C47085" w:rsidP="0018493D">
      <w:pPr>
        <w:rPr>
          <w:rStyle w:val="Siuktni"/>
          <w:rFonts w:ascii="Times New Roman" w:hAnsi="Times New Roman" w:cs="Times New Roman"/>
          <w:color w:val="auto"/>
          <w:u w:val="none"/>
          <w:lang w:val="en-GB"/>
        </w:rPr>
      </w:pPr>
      <w:r w:rsidRPr="00667960">
        <w:rPr>
          <w:rStyle w:val="Siuktni"/>
          <w:rFonts w:ascii="Times New Roman" w:hAnsi="Times New Roman" w:cs="Times New Roman"/>
          <w:color w:val="auto"/>
          <w:u w:val="none"/>
          <w:lang w:val="en-GB"/>
        </w:rPr>
        <w:t>[2]</w:t>
      </w:r>
      <w:r w:rsidR="00912CE1" w:rsidRPr="00667960">
        <w:rPr>
          <w:rStyle w:val="Siuktni"/>
          <w:rFonts w:ascii="Times New Roman" w:hAnsi="Times New Roman" w:cs="Times New Roman"/>
          <w:color w:val="auto"/>
          <w:u w:val="none"/>
          <w:lang w:val="en-GB"/>
        </w:rPr>
        <w:t xml:space="preserve"> </w:t>
      </w:r>
      <w:r w:rsidR="0018493D" w:rsidRPr="00667960">
        <w:rPr>
          <w:rStyle w:val="Siuktni"/>
          <w:rFonts w:ascii="Times New Roman" w:hAnsi="Times New Roman" w:cs="Times New Roman"/>
          <w:color w:val="auto"/>
          <w:u w:val="none"/>
          <w:lang w:val="en-GB"/>
        </w:rPr>
        <w:t>Lý thuyết tách từ và gán nhãn của thầy Nguyễn Trọng Chỉnh.</w:t>
      </w:r>
    </w:p>
    <w:p w14:paraId="7EFAF3CC" w14:textId="001FC8C8" w:rsidR="00C47085" w:rsidRPr="00667960" w:rsidRDefault="00C47085" w:rsidP="00B13F87">
      <w:pPr>
        <w:ind w:left="397" w:hanging="397"/>
        <w:rPr>
          <w:rFonts w:ascii="Times New Roman" w:hAnsi="Times New Roman" w:cs="Times New Roman"/>
          <w:b/>
          <w:bCs/>
          <w:lang w:val="en-US"/>
        </w:rPr>
      </w:pPr>
      <w:r w:rsidRPr="00667960">
        <w:rPr>
          <w:rFonts w:ascii="Times New Roman" w:hAnsi="Times New Roman" w:cs="Times New Roman"/>
          <w:lang w:val="en-GB"/>
        </w:rPr>
        <w:t>[</w:t>
      </w:r>
      <w:r w:rsidR="0018493D" w:rsidRPr="00667960">
        <w:rPr>
          <w:rFonts w:ascii="Times New Roman" w:hAnsi="Times New Roman" w:cs="Times New Roman"/>
          <w:lang w:val="en-GB"/>
        </w:rPr>
        <w:t>3</w:t>
      </w:r>
      <w:r w:rsidRPr="00667960">
        <w:rPr>
          <w:rFonts w:ascii="Times New Roman" w:hAnsi="Times New Roman" w:cs="Times New Roman"/>
          <w:lang w:val="en-GB"/>
        </w:rPr>
        <w:t>]</w:t>
      </w:r>
      <w:r w:rsidR="00912CE1" w:rsidRPr="00667960">
        <w:rPr>
          <w:rFonts w:ascii="Times New Roman" w:hAnsi="Times New Roman" w:cs="Times New Roman"/>
          <w:lang w:val="en-GB"/>
        </w:rPr>
        <w:t xml:space="preserve"> </w:t>
      </w:r>
      <w:r w:rsidR="00F2054A" w:rsidRPr="00667960">
        <w:rPr>
          <w:rFonts w:ascii="Times New Roman" w:hAnsi="Times New Roman" w:cs="Times New Roman"/>
          <w:lang w:val="en-GB"/>
        </w:rPr>
        <w:t>Bộ nhãn tham khảo</w:t>
      </w:r>
      <w:r w:rsidR="000A5B1C" w:rsidRPr="00667960">
        <w:rPr>
          <w:rFonts w:ascii="Times New Roman" w:hAnsi="Times New Roman" w:cs="Times New Roman"/>
          <w:lang w:val="en-GB"/>
        </w:rPr>
        <w:t xml:space="preserve"> </w:t>
      </w:r>
      <w:r w:rsidR="002F076D" w:rsidRPr="00667960">
        <w:rPr>
          <w:rFonts w:ascii="Times New Roman" w:hAnsi="Times New Roman" w:cs="Times New Roman"/>
          <w:szCs w:val="26"/>
          <w:lang w:val="en-US"/>
        </w:rPr>
        <w:t xml:space="preserve">Vncore NLP  </w:t>
      </w:r>
      <w:r w:rsidR="00F2054A" w:rsidRPr="00667960">
        <w:rPr>
          <w:rFonts w:ascii="Times New Roman" w:hAnsi="Times New Roman" w:cs="Times New Roman"/>
          <w:lang w:val="en-GB"/>
        </w:rPr>
        <w:t xml:space="preserve">  </w:t>
      </w:r>
    </w:p>
    <w:p w14:paraId="216548C2" w14:textId="1CD9E940" w:rsidR="00912CE1" w:rsidRPr="00667960" w:rsidRDefault="00C47085" w:rsidP="00C47085">
      <w:pPr>
        <w:ind w:left="390"/>
        <w:rPr>
          <w:rFonts w:ascii="Times New Roman" w:hAnsi="Times New Roman" w:cs="Times New Roman"/>
          <w:u w:val="single"/>
        </w:rPr>
      </w:pPr>
      <w:r w:rsidRPr="00667960">
        <w:rPr>
          <w:rFonts w:ascii="Times New Roman" w:hAnsi="Times New Roman" w:cs="Times New Roman"/>
          <w:lang w:val="en-GB"/>
        </w:rPr>
        <w:t xml:space="preserve">Địa chỉ: </w:t>
      </w:r>
      <w:hyperlink r:id="rId37" w:history="1">
        <w:r w:rsidR="002F076D" w:rsidRPr="00667960">
          <w:rPr>
            <w:rStyle w:val="Siuktni"/>
            <w:rFonts w:ascii="Times New Roman" w:hAnsi="Times New Roman" w:cs="Times New Roman"/>
            <w:i/>
            <w:sz w:val="22"/>
          </w:rPr>
          <w:t>https://github.com/vncorenlp/VnCoreNLP/blob/master/VLSP2013_POS_tagset.pdf</w:t>
        </w:r>
      </w:hyperlink>
    </w:p>
    <w:p w14:paraId="11C2081C" w14:textId="4AC6E2CA" w:rsidR="00662EB7" w:rsidRPr="00667960" w:rsidRDefault="00662EB7" w:rsidP="00662EB7">
      <w:pPr>
        <w:rPr>
          <w:rFonts w:ascii="Times New Roman" w:hAnsi="Times New Roman" w:cs="Times New Roman"/>
          <w:bCs/>
          <w:lang w:val="en-US"/>
        </w:rPr>
      </w:pPr>
      <w:r w:rsidRPr="00667960">
        <w:rPr>
          <w:rFonts w:ascii="Times New Roman" w:hAnsi="Times New Roman" w:cs="Times New Roman"/>
          <w:lang w:val="en-GB"/>
        </w:rPr>
        <w:t>[</w:t>
      </w:r>
      <w:r w:rsidR="0018493D" w:rsidRPr="00667960">
        <w:rPr>
          <w:rFonts w:ascii="Times New Roman" w:hAnsi="Times New Roman" w:cs="Times New Roman"/>
          <w:lang w:val="en-GB"/>
        </w:rPr>
        <w:t>4</w:t>
      </w:r>
      <w:r w:rsidRPr="00667960">
        <w:rPr>
          <w:rFonts w:ascii="Times New Roman" w:hAnsi="Times New Roman" w:cs="Times New Roman"/>
          <w:lang w:val="en-GB"/>
        </w:rPr>
        <w:t>]</w:t>
      </w:r>
      <w:r w:rsidR="00CD70FC" w:rsidRPr="00667960">
        <w:rPr>
          <w:rFonts w:ascii="Times New Roman" w:hAnsi="Times New Roman" w:cs="Times New Roman"/>
          <w:lang w:val="en-GB"/>
        </w:rPr>
        <w:t xml:space="preserve"> </w:t>
      </w:r>
      <w:r w:rsidR="00763AD4" w:rsidRPr="00667960">
        <w:rPr>
          <w:rFonts w:ascii="Times New Roman" w:hAnsi="Times New Roman" w:cs="Times New Roman"/>
          <w:lang w:val="en-GB"/>
        </w:rPr>
        <w:t xml:space="preserve">Từ điển tham khảo : </w:t>
      </w:r>
      <w:r w:rsidR="00CB1CA4" w:rsidRPr="00667960">
        <w:rPr>
          <w:rFonts w:ascii="Times New Roman" w:hAnsi="Times New Roman" w:cs="Times New Roman"/>
          <w:lang w:val="en-GB"/>
        </w:rPr>
        <w:t>Từ điển tiếng việt Underthesea</w:t>
      </w:r>
    </w:p>
    <w:p w14:paraId="5520D2E9" w14:textId="528A31A0" w:rsidR="00DA1863" w:rsidRPr="00667960" w:rsidRDefault="21E8CCC4" w:rsidP="00DA1863">
      <w:pPr>
        <w:ind w:left="390"/>
        <w:rPr>
          <w:rFonts w:ascii="Times New Roman" w:hAnsi="Times New Roman" w:cs="Times New Roman"/>
          <w:lang w:val="en-US"/>
        </w:rPr>
      </w:pPr>
      <w:r w:rsidRPr="00667960">
        <w:rPr>
          <w:rFonts w:ascii="Times New Roman" w:hAnsi="Times New Roman" w:cs="Times New Roman"/>
          <w:lang w:val="en-GB"/>
        </w:rPr>
        <w:t xml:space="preserve">Địa chỉ: </w:t>
      </w:r>
      <w:hyperlink r:id="rId38" w:history="1">
        <w:r w:rsidR="00CB1CA4" w:rsidRPr="00667960">
          <w:rPr>
            <w:rStyle w:val="Siuktni"/>
            <w:rFonts w:ascii="Times New Roman" w:hAnsi="Times New Roman" w:cs="Times New Roman"/>
          </w:rPr>
          <w:t>https://github.com/undertheseanlp/dictionary</w:t>
        </w:r>
        <w:r w:rsidR="00CB1CA4" w:rsidRPr="00667960">
          <w:rPr>
            <w:rStyle w:val="Siuktni"/>
            <w:rFonts w:ascii="Times New Roman" w:hAnsi="Times New Roman" w:cs="Times New Roman"/>
            <w:lang w:val="en-US"/>
          </w:rPr>
          <w:t>/</w:t>
        </w:r>
      </w:hyperlink>
      <w:r w:rsidR="00CB1CA4" w:rsidRPr="00667960">
        <w:rPr>
          <w:rFonts w:ascii="Times New Roman" w:hAnsi="Times New Roman" w:cs="Times New Roman"/>
          <w:lang w:val="en-US"/>
        </w:rPr>
        <w:t xml:space="preserve"> </w:t>
      </w:r>
    </w:p>
    <w:p w14:paraId="7E6073B2" w14:textId="77777777" w:rsidR="009E3703" w:rsidRPr="00667960" w:rsidRDefault="009E3703" w:rsidP="00662EB7">
      <w:pPr>
        <w:ind w:left="390"/>
        <w:rPr>
          <w:rStyle w:val="Siuktni"/>
          <w:rFonts w:ascii="Times New Roman" w:hAnsi="Times New Roman" w:cs="Times New Roman"/>
          <w:color w:val="auto"/>
          <w:u w:val="none"/>
          <w:lang w:val="en-GB"/>
        </w:rPr>
      </w:pPr>
    </w:p>
    <w:p w14:paraId="659D1E81" w14:textId="77777777" w:rsidR="009E3703" w:rsidRPr="00667960" w:rsidRDefault="009E3703" w:rsidP="00662EB7">
      <w:pPr>
        <w:ind w:left="390"/>
        <w:rPr>
          <w:rStyle w:val="Siuktni"/>
          <w:rFonts w:ascii="Times New Roman" w:hAnsi="Times New Roman" w:cs="Times New Roman"/>
          <w:color w:val="auto"/>
          <w:u w:val="none"/>
          <w:lang w:val="en-GB"/>
        </w:rPr>
      </w:pPr>
    </w:p>
    <w:p w14:paraId="5A522AD2" w14:textId="77777777" w:rsidR="009E3703" w:rsidRPr="00667960" w:rsidRDefault="009E3703" w:rsidP="00662EB7">
      <w:pPr>
        <w:ind w:left="390"/>
        <w:rPr>
          <w:rStyle w:val="Siuktni"/>
          <w:rFonts w:ascii="Times New Roman" w:hAnsi="Times New Roman" w:cs="Times New Roman"/>
          <w:color w:val="auto"/>
          <w:u w:val="none"/>
          <w:lang w:val="en-GB"/>
        </w:rPr>
      </w:pPr>
    </w:p>
    <w:p w14:paraId="3B711753" w14:textId="77777777" w:rsidR="009E3703" w:rsidRPr="00667960" w:rsidRDefault="009E3703" w:rsidP="00662EB7">
      <w:pPr>
        <w:ind w:left="390"/>
        <w:rPr>
          <w:rStyle w:val="Siuktni"/>
          <w:rFonts w:ascii="Times New Roman" w:hAnsi="Times New Roman" w:cs="Times New Roman"/>
          <w:color w:val="auto"/>
          <w:u w:val="none"/>
          <w:lang w:val="en-GB"/>
        </w:rPr>
      </w:pPr>
    </w:p>
    <w:p w14:paraId="0FB336AA" w14:textId="77777777" w:rsidR="009E3703" w:rsidRPr="00667960" w:rsidRDefault="009E3703" w:rsidP="00662EB7">
      <w:pPr>
        <w:ind w:left="390"/>
        <w:rPr>
          <w:rStyle w:val="Siuktni"/>
          <w:rFonts w:ascii="Times New Roman" w:hAnsi="Times New Roman" w:cs="Times New Roman"/>
          <w:color w:val="auto"/>
          <w:u w:val="none"/>
          <w:lang w:val="en-GB"/>
        </w:rPr>
      </w:pPr>
    </w:p>
    <w:p w14:paraId="5C72C94D" w14:textId="77777777" w:rsidR="009E3703" w:rsidRPr="00667960" w:rsidRDefault="009E3703" w:rsidP="00662EB7">
      <w:pPr>
        <w:ind w:left="390"/>
        <w:rPr>
          <w:rStyle w:val="Siuktni"/>
          <w:rFonts w:ascii="Times New Roman" w:hAnsi="Times New Roman" w:cs="Times New Roman"/>
          <w:color w:val="auto"/>
          <w:u w:val="none"/>
          <w:lang w:val="en-GB"/>
        </w:rPr>
      </w:pPr>
    </w:p>
    <w:p w14:paraId="5976B107" w14:textId="4B0C011B" w:rsidR="009E3703" w:rsidRPr="00667960" w:rsidRDefault="009E3703" w:rsidP="00662EB7">
      <w:pPr>
        <w:ind w:left="390"/>
        <w:rPr>
          <w:rStyle w:val="Siuktni"/>
          <w:rFonts w:ascii="Times New Roman" w:hAnsi="Times New Roman" w:cs="Times New Roman"/>
          <w:color w:val="auto"/>
          <w:u w:val="none"/>
          <w:lang w:val="en-GB"/>
        </w:rPr>
      </w:pPr>
      <w:r w:rsidRPr="00667960">
        <w:rPr>
          <w:rStyle w:val="Siuktni"/>
          <w:rFonts w:ascii="Times New Roman" w:hAnsi="Times New Roman" w:cs="Times New Roman"/>
          <w:color w:val="auto"/>
          <w:u w:val="none"/>
          <w:lang w:val="en-GB"/>
        </w:rPr>
        <w:br/>
      </w:r>
      <w:r w:rsidRPr="00667960">
        <w:rPr>
          <w:rStyle w:val="Siuktni"/>
          <w:rFonts w:ascii="Times New Roman" w:hAnsi="Times New Roman" w:cs="Times New Roman"/>
          <w:color w:val="auto"/>
          <w:u w:val="none"/>
          <w:lang w:val="en-GB"/>
        </w:rPr>
        <w:br/>
      </w:r>
      <w:r w:rsidRPr="00667960">
        <w:rPr>
          <w:rStyle w:val="Siuktni"/>
          <w:rFonts w:ascii="Times New Roman" w:hAnsi="Times New Roman" w:cs="Times New Roman"/>
          <w:color w:val="auto"/>
          <w:u w:val="none"/>
          <w:lang w:val="en-GB"/>
        </w:rPr>
        <w:br/>
      </w:r>
      <w:r w:rsidRPr="00667960">
        <w:rPr>
          <w:rStyle w:val="Siuktni"/>
          <w:rFonts w:ascii="Times New Roman" w:hAnsi="Times New Roman" w:cs="Times New Roman"/>
          <w:color w:val="auto"/>
          <w:u w:val="none"/>
          <w:lang w:val="en-GB"/>
        </w:rPr>
        <w:br/>
      </w:r>
      <w:r w:rsidRPr="00667960">
        <w:rPr>
          <w:rStyle w:val="Siuktni"/>
          <w:rFonts w:ascii="Times New Roman" w:hAnsi="Times New Roman" w:cs="Times New Roman"/>
          <w:color w:val="auto"/>
          <w:u w:val="none"/>
          <w:lang w:val="en-GB"/>
        </w:rPr>
        <w:br/>
      </w:r>
    </w:p>
    <w:p w14:paraId="7B7D6FEB" w14:textId="77777777" w:rsidR="009E3703" w:rsidRPr="00667960" w:rsidRDefault="009E3703" w:rsidP="00662EB7">
      <w:pPr>
        <w:ind w:left="390"/>
        <w:rPr>
          <w:rStyle w:val="Siuktni"/>
          <w:rFonts w:ascii="Times New Roman" w:hAnsi="Times New Roman" w:cs="Times New Roman"/>
          <w:color w:val="auto"/>
          <w:u w:val="none"/>
          <w:lang w:val="en-GB"/>
        </w:rPr>
      </w:pPr>
    </w:p>
    <w:p w14:paraId="44F84852" w14:textId="77777777" w:rsidR="00D22EDB" w:rsidRPr="00667960" w:rsidRDefault="00D22EDB" w:rsidP="00662EB7">
      <w:pPr>
        <w:ind w:left="390"/>
        <w:rPr>
          <w:rStyle w:val="Siuktni"/>
          <w:rFonts w:ascii="Times New Roman" w:hAnsi="Times New Roman" w:cs="Times New Roman"/>
          <w:color w:val="auto"/>
          <w:u w:val="none"/>
          <w:lang w:val="en-GB"/>
        </w:rPr>
      </w:pPr>
    </w:p>
    <w:p w14:paraId="5A2CACB0" w14:textId="77777777" w:rsidR="00D22EDB" w:rsidRPr="00667960" w:rsidRDefault="00D22EDB" w:rsidP="00662EB7">
      <w:pPr>
        <w:ind w:left="390"/>
        <w:rPr>
          <w:rStyle w:val="Siuktni"/>
          <w:rFonts w:ascii="Times New Roman" w:hAnsi="Times New Roman" w:cs="Times New Roman"/>
          <w:color w:val="auto"/>
          <w:u w:val="none"/>
          <w:lang w:val="en-GB"/>
        </w:rPr>
      </w:pPr>
    </w:p>
    <w:p w14:paraId="6DE0559C" w14:textId="77777777" w:rsidR="00D22EDB" w:rsidRPr="00667960" w:rsidRDefault="00D22EDB" w:rsidP="00662EB7">
      <w:pPr>
        <w:ind w:left="390"/>
        <w:rPr>
          <w:rStyle w:val="Siuktni"/>
          <w:rFonts w:ascii="Times New Roman" w:hAnsi="Times New Roman" w:cs="Times New Roman"/>
          <w:color w:val="auto"/>
          <w:u w:val="none"/>
          <w:lang w:val="en-GB"/>
        </w:rPr>
      </w:pPr>
    </w:p>
    <w:p w14:paraId="6505E379" w14:textId="77777777" w:rsidR="00D22EDB" w:rsidRPr="00667960" w:rsidRDefault="00D22EDB" w:rsidP="00662EB7">
      <w:pPr>
        <w:ind w:left="390"/>
        <w:rPr>
          <w:rStyle w:val="Siuktni"/>
          <w:rFonts w:ascii="Times New Roman" w:hAnsi="Times New Roman" w:cs="Times New Roman"/>
          <w:color w:val="auto"/>
          <w:u w:val="none"/>
          <w:lang w:val="en-GB"/>
        </w:rPr>
      </w:pPr>
    </w:p>
    <w:p w14:paraId="4BE53798" w14:textId="77777777" w:rsidR="00D22EDB" w:rsidRPr="00667960" w:rsidRDefault="00D22EDB" w:rsidP="00662EB7">
      <w:pPr>
        <w:ind w:left="390"/>
        <w:rPr>
          <w:rStyle w:val="Siuktni"/>
          <w:rFonts w:ascii="Times New Roman" w:hAnsi="Times New Roman" w:cs="Times New Roman"/>
          <w:color w:val="auto"/>
          <w:u w:val="none"/>
          <w:lang w:val="en-GB"/>
        </w:rPr>
      </w:pPr>
    </w:p>
    <w:p w14:paraId="057A84C3" w14:textId="77777777" w:rsidR="00D22EDB" w:rsidRPr="00667960" w:rsidRDefault="00D22EDB" w:rsidP="00662EB7">
      <w:pPr>
        <w:ind w:left="390"/>
        <w:rPr>
          <w:rStyle w:val="Siuktni"/>
          <w:rFonts w:ascii="Times New Roman" w:hAnsi="Times New Roman" w:cs="Times New Roman"/>
          <w:color w:val="auto"/>
          <w:u w:val="none"/>
          <w:lang w:val="en-GB"/>
        </w:rPr>
      </w:pPr>
    </w:p>
    <w:p w14:paraId="4B17D1DE" w14:textId="77777777" w:rsidR="00D22EDB" w:rsidRPr="00667960" w:rsidRDefault="00D22EDB" w:rsidP="00662EB7">
      <w:pPr>
        <w:ind w:left="390"/>
        <w:rPr>
          <w:rStyle w:val="Siuktni"/>
          <w:rFonts w:ascii="Times New Roman" w:hAnsi="Times New Roman" w:cs="Times New Roman"/>
          <w:color w:val="auto"/>
          <w:u w:val="none"/>
          <w:lang w:val="en-GB"/>
        </w:rPr>
      </w:pPr>
    </w:p>
    <w:p w14:paraId="6356E55F" w14:textId="77777777" w:rsidR="00D22EDB" w:rsidRPr="00667960" w:rsidRDefault="00D22EDB" w:rsidP="00662EB7">
      <w:pPr>
        <w:ind w:left="390"/>
        <w:rPr>
          <w:rStyle w:val="Siuktni"/>
          <w:rFonts w:ascii="Times New Roman" w:hAnsi="Times New Roman" w:cs="Times New Roman"/>
          <w:color w:val="auto"/>
          <w:u w:val="none"/>
          <w:lang w:val="en-GB"/>
        </w:rPr>
      </w:pPr>
    </w:p>
    <w:p w14:paraId="2A693CA3" w14:textId="77777777" w:rsidR="00D22EDB" w:rsidRPr="00667960" w:rsidRDefault="00D22EDB" w:rsidP="00662EB7">
      <w:pPr>
        <w:ind w:left="390"/>
        <w:rPr>
          <w:rStyle w:val="Siuktni"/>
          <w:rFonts w:ascii="Times New Roman" w:hAnsi="Times New Roman" w:cs="Times New Roman"/>
          <w:color w:val="auto"/>
          <w:u w:val="none"/>
          <w:lang w:val="en-GB"/>
        </w:rPr>
      </w:pPr>
    </w:p>
    <w:p w14:paraId="15D36C09" w14:textId="7D954241" w:rsidR="00175046" w:rsidRPr="00667960" w:rsidRDefault="00175046" w:rsidP="00175046">
      <w:pPr>
        <w:pStyle w:val="u1"/>
        <w:numPr>
          <w:ilvl w:val="0"/>
          <w:numId w:val="0"/>
        </w:numPr>
        <w:ind w:left="360"/>
        <w:jc w:val="center"/>
        <w:rPr>
          <w:rFonts w:ascii="Times New Roman" w:hAnsi="Times New Roman" w:cs="Times New Roman"/>
          <w:lang w:val="en-GB"/>
        </w:rPr>
      </w:pPr>
      <w:bookmarkStart w:id="38" w:name="_Toc93691820"/>
      <w:r w:rsidRPr="00667960">
        <w:rPr>
          <w:rFonts w:ascii="Times New Roman" w:hAnsi="Times New Roman" w:cs="Times New Roman"/>
          <w:lang w:val="en-GB"/>
        </w:rPr>
        <w:t>PHỤ LỤC – BẢNG PHÂN CÔNG ĐÁNH GIÁ THÀNH VIÊN</w:t>
      </w:r>
      <w:bookmarkEnd w:id="38"/>
    </w:p>
    <w:tbl>
      <w:tblPr>
        <w:tblStyle w:val="GridTable4-Accent11"/>
        <w:tblW w:w="9639" w:type="dxa"/>
        <w:jc w:val="center"/>
        <w:tblLook w:val="04A0" w:firstRow="1" w:lastRow="0" w:firstColumn="1" w:lastColumn="0" w:noHBand="0" w:noVBand="1"/>
      </w:tblPr>
      <w:tblGrid>
        <w:gridCol w:w="2313"/>
        <w:gridCol w:w="1380"/>
        <w:gridCol w:w="4133"/>
        <w:gridCol w:w="1813"/>
      </w:tblGrid>
      <w:tr w:rsidR="00175046" w:rsidRPr="00667960" w14:paraId="1CA8CCD9" w14:textId="77777777" w:rsidTr="10B32F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3" w:type="dxa"/>
            <w:vAlign w:val="center"/>
          </w:tcPr>
          <w:p w14:paraId="6AE44359" w14:textId="77777777" w:rsidR="00175046" w:rsidRPr="00667960" w:rsidRDefault="00175046" w:rsidP="00A80991">
            <w:pPr>
              <w:pStyle w:val="KhngDncch"/>
              <w:spacing w:before="80" w:line="360" w:lineRule="auto"/>
              <w:jc w:val="center"/>
              <w:rPr>
                <w:rFonts w:ascii="Times New Roman" w:eastAsia="Yu Gothic Light" w:hAnsi="Times New Roman" w:cs="Times New Roman"/>
                <w:b w:val="0"/>
              </w:rPr>
            </w:pPr>
            <w:r w:rsidRPr="00667960">
              <w:rPr>
                <w:rFonts w:ascii="Times New Roman" w:eastAsia="Yu Gothic Light" w:hAnsi="Times New Roman" w:cs="Times New Roman"/>
                <w:b w:val="0"/>
                <w:color w:val="auto"/>
              </w:rPr>
              <w:t>Họ và tên</w:t>
            </w:r>
          </w:p>
        </w:tc>
        <w:tc>
          <w:tcPr>
            <w:tcW w:w="1380" w:type="dxa"/>
            <w:tcBorders>
              <w:left w:val="single" w:sz="4" w:space="0" w:color="4472C4" w:themeColor="accent5"/>
            </w:tcBorders>
            <w:vAlign w:val="center"/>
          </w:tcPr>
          <w:p w14:paraId="51F8A25F" w14:textId="77777777" w:rsidR="00175046" w:rsidRPr="00667960" w:rsidRDefault="00175046" w:rsidP="00A80991">
            <w:pPr>
              <w:pStyle w:val="KhngDncch"/>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Yu Gothic Light" w:hAnsi="Times New Roman" w:cs="Times New Roman"/>
                <w:b w:val="0"/>
              </w:rPr>
            </w:pPr>
            <w:r w:rsidRPr="00667960">
              <w:rPr>
                <w:rFonts w:ascii="Times New Roman" w:eastAsia="Yu Gothic Light" w:hAnsi="Times New Roman" w:cs="Times New Roman"/>
                <w:b w:val="0"/>
                <w:color w:val="auto"/>
              </w:rPr>
              <w:t>MSSV</w:t>
            </w:r>
          </w:p>
        </w:tc>
        <w:tc>
          <w:tcPr>
            <w:tcW w:w="4133" w:type="dxa"/>
            <w:tcBorders>
              <w:left w:val="single" w:sz="4" w:space="0" w:color="4472C4" w:themeColor="accent5"/>
            </w:tcBorders>
            <w:vAlign w:val="center"/>
          </w:tcPr>
          <w:p w14:paraId="4A79E5DC" w14:textId="77777777" w:rsidR="00175046" w:rsidRPr="00667960" w:rsidRDefault="00175046" w:rsidP="00A80991">
            <w:pPr>
              <w:pStyle w:val="KhngDncch"/>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Yu Gothic Light" w:hAnsi="Times New Roman" w:cs="Times New Roman"/>
                <w:b w:val="0"/>
              </w:rPr>
            </w:pPr>
            <w:r w:rsidRPr="00667960">
              <w:rPr>
                <w:rFonts w:ascii="Times New Roman" w:eastAsia="Yu Gothic Light" w:hAnsi="Times New Roman" w:cs="Times New Roman"/>
                <w:b w:val="0"/>
                <w:color w:val="auto"/>
              </w:rPr>
              <w:t>Phân công</w:t>
            </w:r>
          </w:p>
        </w:tc>
        <w:tc>
          <w:tcPr>
            <w:tcW w:w="1813" w:type="dxa"/>
            <w:tcBorders>
              <w:left w:val="single" w:sz="4" w:space="0" w:color="4472C4" w:themeColor="accent5"/>
            </w:tcBorders>
            <w:vAlign w:val="center"/>
          </w:tcPr>
          <w:p w14:paraId="41741079" w14:textId="77777777" w:rsidR="00175046" w:rsidRPr="00667960" w:rsidRDefault="00175046" w:rsidP="00A80991">
            <w:pPr>
              <w:pStyle w:val="KhngDncch"/>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Yu Gothic Light" w:hAnsi="Times New Roman" w:cs="Times New Roman"/>
                <w:b w:val="0"/>
              </w:rPr>
            </w:pPr>
            <w:r w:rsidRPr="00667960">
              <w:rPr>
                <w:rFonts w:ascii="Times New Roman" w:eastAsia="Yu Gothic Light" w:hAnsi="Times New Roman" w:cs="Times New Roman"/>
                <w:b w:val="0"/>
                <w:color w:val="auto"/>
              </w:rPr>
              <w:t>Đánh giá</w:t>
            </w:r>
          </w:p>
        </w:tc>
      </w:tr>
      <w:tr w:rsidR="00175046" w:rsidRPr="00667960" w14:paraId="218A19A2" w14:textId="77777777" w:rsidTr="10B32FDF">
        <w:trPr>
          <w:jc w:val="center"/>
        </w:trPr>
        <w:tc>
          <w:tcPr>
            <w:cnfStyle w:val="001000000000" w:firstRow="0" w:lastRow="0" w:firstColumn="1" w:lastColumn="0" w:oddVBand="0" w:evenVBand="0" w:oddHBand="0" w:evenHBand="0" w:firstRowFirstColumn="0" w:firstRowLastColumn="0" w:lastRowFirstColumn="0" w:lastRowLastColumn="0"/>
            <w:tcW w:w="2313" w:type="dxa"/>
            <w:shd w:val="clear" w:color="auto" w:fill="DEEAF6" w:themeFill="accent1" w:themeFillTint="33"/>
            <w:vAlign w:val="center"/>
          </w:tcPr>
          <w:p w14:paraId="12C760F9" w14:textId="5644AE83" w:rsidR="00175046" w:rsidRPr="00667960" w:rsidRDefault="00634D19" w:rsidP="00A80991">
            <w:pPr>
              <w:pStyle w:val="oancuaDanhsach"/>
              <w:spacing w:before="40" w:line="360" w:lineRule="auto"/>
              <w:ind w:left="0"/>
              <w:jc w:val="center"/>
              <w:rPr>
                <w:rFonts w:ascii="Times New Roman" w:eastAsia="Yu Gothic Light" w:hAnsi="Times New Roman" w:cs="Times New Roman"/>
                <w:lang w:val="en-US"/>
              </w:rPr>
            </w:pPr>
            <w:r w:rsidRPr="00667960">
              <w:rPr>
                <w:rFonts w:ascii="Times New Roman" w:eastAsia="Yu Gothic Light" w:hAnsi="Times New Roman" w:cs="Times New Roman"/>
                <w:lang w:val="en-US"/>
              </w:rPr>
              <w:t>Hồ Anh Dũng</w:t>
            </w:r>
          </w:p>
        </w:tc>
        <w:tc>
          <w:tcPr>
            <w:tcW w:w="1380" w:type="dxa"/>
            <w:shd w:val="clear" w:color="auto" w:fill="DEEAF6" w:themeFill="accent1" w:themeFillTint="33"/>
            <w:vAlign w:val="center"/>
          </w:tcPr>
          <w:p w14:paraId="05DFF685" w14:textId="6321ABFC" w:rsidR="00175046" w:rsidRPr="00667960" w:rsidRDefault="00175046" w:rsidP="00A80991">
            <w:pPr>
              <w:pStyle w:val="KhngDncch"/>
              <w:spacing w:before="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Yu Gothic Light" w:hAnsi="Times New Roman" w:cs="Times New Roman"/>
                <w:lang w:val="en-US"/>
              </w:rPr>
            </w:pPr>
            <w:r w:rsidRPr="00667960">
              <w:rPr>
                <w:rFonts w:ascii="Times New Roman" w:eastAsia="Yu Gothic Light" w:hAnsi="Times New Roman" w:cs="Times New Roman"/>
              </w:rPr>
              <w:t>1852</w:t>
            </w:r>
            <w:r w:rsidR="00634D19" w:rsidRPr="00667960">
              <w:rPr>
                <w:rFonts w:ascii="Times New Roman" w:eastAsia="Yu Gothic Light" w:hAnsi="Times New Roman" w:cs="Times New Roman"/>
                <w:lang w:val="en-US"/>
              </w:rPr>
              <w:t>0630</w:t>
            </w:r>
          </w:p>
        </w:tc>
        <w:tc>
          <w:tcPr>
            <w:tcW w:w="4133" w:type="dxa"/>
            <w:shd w:val="clear" w:color="auto" w:fill="DEEAF6" w:themeFill="accent1" w:themeFillTint="33"/>
          </w:tcPr>
          <w:p w14:paraId="69F0605A" w14:textId="0B36F2C6" w:rsidR="00081E73" w:rsidRPr="00667960" w:rsidRDefault="009808F1" w:rsidP="00AD6E78">
            <w:pPr>
              <w:pStyle w:val="oancuaDanhsach"/>
              <w:numPr>
                <w:ilvl w:val="0"/>
                <w:numId w:val="1"/>
              </w:numPr>
              <w:spacing w:line="360" w:lineRule="auto"/>
              <w:ind w:left="170" w:hanging="170"/>
              <w:cnfStyle w:val="000000000000" w:firstRow="0" w:lastRow="0" w:firstColumn="0" w:lastColumn="0" w:oddVBand="0" w:evenVBand="0" w:oddHBand="0" w:evenHBand="0" w:firstRowFirstColumn="0" w:firstRowLastColumn="0" w:lastRowFirstColumn="0" w:lastRowLastColumn="0"/>
              <w:rPr>
                <w:rFonts w:ascii="Times New Roman" w:eastAsia="Yu Gothic Light" w:hAnsi="Times New Roman" w:cs="Times New Roman"/>
              </w:rPr>
            </w:pPr>
            <w:r w:rsidRPr="00667960">
              <w:rPr>
                <w:rFonts w:ascii="Times New Roman" w:eastAsia="Yu Gothic Light" w:hAnsi="Times New Roman" w:cs="Times New Roman"/>
                <w:lang w:val="en-US"/>
              </w:rPr>
              <w:t>Thu thập dữ liệu</w:t>
            </w:r>
          </w:p>
          <w:p w14:paraId="08F5B05E" w14:textId="77777777" w:rsidR="00081E73" w:rsidRPr="00667960" w:rsidRDefault="009808F1" w:rsidP="00AD6E78">
            <w:pPr>
              <w:pStyle w:val="oancuaDanhsach"/>
              <w:numPr>
                <w:ilvl w:val="0"/>
                <w:numId w:val="1"/>
              </w:numPr>
              <w:spacing w:line="360" w:lineRule="auto"/>
              <w:ind w:left="170" w:hanging="170"/>
              <w:cnfStyle w:val="000000000000" w:firstRow="0" w:lastRow="0" w:firstColumn="0" w:lastColumn="0" w:oddVBand="0" w:evenVBand="0" w:oddHBand="0" w:evenHBand="0" w:firstRowFirstColumn="0" w:firstRowLastColumn="0" w:lastRowFirstColumn="0" w:lastRowLastColumn="0"/>
              <w:rPr>
                <w:rFonts w:ascii="Times New Roman" w:eastAsia="Yu Gothic Light" w:hAnsi="Times New Roman" w:cs="Times New Roman"/>
              </w:rPr>
            </w:pPr>
            <w:r w:rsidRPr="00667960">
              <w:rPr>
                <w:rFonts w:ascii="Times New Roman" w:eastAsia="Yu Gothic Light" w:hAnsi="Times New Roman" w:cs="Times New Roman"/>
                <w:lang w:val="en-US"/>
              </w:rPr>
              <w:t>Tạo ngữ liệu</w:t>
            </w:r>
          </w:p>
          <w:p w14:paraId="066DC53D" w14:textId="77777777" w:rsidR="009808F1" w:rsidRPr="00667960" w:rsidRDefault="009808F1" w:rsidP="00AD6E78">
            <w:pPr>
              <w:pStyle w:val="oancuaDanhsach"/>
              <w:numPr>
                <w:ilvl w:val="0"/>
                <w:numId w:val="1"/>
              </w:numPr>
              <w:spacing w:line="360" w:lineRule="auto"/>
              <w:ind w:left="170" w:hanging="170"/>
              <w:cnfStyle w:val="000000000000" w:firstRow="0" w:lastRow="0" w:firstColumn="0" w:lastColumn="0" w:oddVBand="0" w:evenVBand="0" w:oddHBand="0" w:evenHBand="0" w:firstRowFirstColumn="0" w:firstRowLastColumn="0" w:lastRowFirstColumn="0" w:lastRowLastColumn="0"/>
              <w:rPr>
                <w:rFonts w:ascii="Times New Roman" w:eastAsia="Yu Gothic Light" w:hAnsi="Times New Roman" w:cs="Times New Roman"/>
              </w:rPr>
            </w:pPr>
            <w:r w:rsidRPr="00667960">
              <w:rPr>
                <w:rFonts w:ascii="Times New Roman" w:eastAsia="Yu Gothic Light" w:hAnsi="Times New Roman" w:cs="Times New Roman"/>
                <w:lang w:val="en-US"/>
              </w:rPr>
              <w:t>Thực hiện phương pháp tách từ Maximum Matching</w:t>
            </w:r>
          </w:p>
          <w:p w14:paraId="68A9DC39" w14:textId="77777777" w:rsidR="009808F1" w:rsidRPr="00667960" w:rsidRDefault="009808F1" w:rsidP="00AD6E78">
            <w:pPr>
              <w:pStyle w:val="oancuaDanhsach"/>
              <w:numPr>
                <w:ilvl w:val="0"/>
                <w:numId w:val="1"/>
              </w:numPr>
              <w:spacing w:line="360" w:lineRule="auto"/>
              <w:ind w:left="170" w:hanging="170"/>
              <w:cnfStyle w:val="000000000000" w:firstRow="0" w:lastRow="0" w:firstColumn="0" w:lastColumn="0" w:oddVBand="0" w:evenVBand="0" w:oddHBand="0" w:evenHBand="0" w:firstRowFirstColumn="0" w:firstRowLastColumn="0" w:lastRowFirstColumn="0" w:lastRowLastColumn="0"/>
              <w:rPr>
                <w:rFonts w:ascii="Times New Roman" w:eastAsia="Yu Gothic Light" w:hAnsi="Times New Roman" w:cs="Times New Roman"/>
              </w:rPr>
            </w:pPr>
            <w:r w:rsidRPr="00667960">
              <w:rPr>
                <w:rFonts w:ascii="Times New Roman" w:eastAsia="Yu Gothic Light" w:hAnsi="Times New Roman" w:cs="Times New Roman"/>
              </w:rPr>
              <w:t>Thực hiện ph</w:t>
            </w:r>
            <w:r w:rsidRPr="00667960">
              <w:rPr>
                <w:rFonts w:ascii="Times New Roman" w:eastAsia="Yu Gothic Light" w:hAnsi="Times New Roman" w:cs="Times New Roman"/>
                <w:lang w:val="en-US"/>
              </w:rPr>
              <w:t>ương pháp gán nhãn</w:t>
            </w:r>
          </w:p>
          <w:p w14:paraId="7C00F96B" w14:textId="03E4C893" w:rsidR="009808F1" w:rsidRPr="00667960" w:rsidRDefault="009808F1" w:rsidP="00AD6E78">
            <w:pPr>
              <w:pStyle w:val="oancuaDanhsach"/>
              <w:numPr>
                <w:ilvl w:val="0"/>
                <w:numId w:val="1"/>
              </w:numPr>
              <w:spacing w:line="360" w:lineRule="auto"/>
              <w:ind w:left="170" w:hanging="170"/>
              <w:cnfStyle w:val="000000000000" w:firstRow="0" w:lastRow="0" w:firstColumn="0" w:lastColumn="0" w:oddVBand="0" w:evenVBand="0" w:oddHBand="0" w:evenHBand="0" w:firstRowFirstColumn="0" w:firstRowLastColumn="0" w:lastRowFirstColumn="0" w:lastRowLastColumn="0"/>
              <w:rPr>
                <w:rFonts w:ascii="Times New Roman" w:eastAsia="Yu Gothic Light" w:hAnsi="Times New Roman" w:cs="Times New Roman"/>
              </w:rPr>
            </w:pPr>
            <w:r w:rsidRPr="00667960">
              <w:rPr>
                <w:rFonts w:ascii="Times New Roman" w:eastAsia="Yu Gothic Light" w:hAnsi="Times New Roman" w:cs="Times New Roman"/>
              </w:rPr>
              <w:t>Viết b</w:t>
            </w:r>
            <w:r w:rsidRPr="00667960">
              <w:rPr>
                <w:rFonts w:ascii="Times New Roman" w:eastAsia="Yu Gothic Light" w:hAnsi="Times New Roman" w:cs="Times New Roman"/>
                <w:lang w:val="en-US"/>
              </w:rPr>
              <w:t>áo cáo , làm slide</w:t>
            </w:r>
          </w:p>
        </w:tc>
        <w:tc>
          <w:tcPr>
            <w:tcW w:w="1813" w:type="dxa"/>
            <w:shd w:val="clear" w:color="auto" w:fill="DEEAF6" w:themeFill="accent1" w:themeFillTint="33"/>
            <w:vAlign w:val="center"/>
          </w:tcPr>
          <w:p w14:paraId="4C6D8B69" w14:textId="77777777" w:rsidR="00175046" w:rsidRPr="00667960" w:rsidRDefault="00175046" w:rsidP="00A80991">
            <w:pPr>
              <w:pStyle w:val="KhngDncch"/>
              <w:spacing w:before="4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Yu Gothic Light" w:hAnsi="Times New Roman" w:cs="Times New Roman"/>
              </w:rPr>
            </w:pPr>
            <w:r w:rsidRPr="00667960">
              <w:rPr>
                <w:rFonts w:ascii="Times New Roman" w:eastAsia="Yu Gothic Light" w:hAnsi="Times New Roman" w:cs="Times New Roman"/>
              </w:rPr>
              <w:t>Hoàn thành tốt</w:t>
            </w:r>
          </w:p>
        </w:tc>
      </w:tr>
      <w:tr w:rsidR="00175046" w:rsidRPr="00667960" w14:paraId="3689F386" w14:textId="77777777" w:rsidTr="10B32FDF">
        <w:trPr>
          <w:jc w:val="center"/>
        </w:trPr>
        <w:tc>
          <w:tcPr>
            <w:cnfStyle w:val="001000000000" w:firstRow="0" w:lastRow="0" w:firstColumn="1" w:lastColumn="0" w:oddVBand="0" w:evenVBand="0" w:oddHBand="0" w:evenHBand="0" w:firstRowFirstColumn="0" w:firstRowLastColumn="0" w:lastRowFirstColumn="0" w:lastRowLastColumn="0"/>
            <w:tcW w:w="2313" w:type="dxa"/>
            <w:shd w:val="clear" w:color="auto" w:fill="FFFFFF" w:themeFill="background1"/>
            <w:vAlign w:val="center"/>
          </w:tcPr>
          <w:p w14:paraId="73900184" w14:textId="211EB44A" w:rsidR="00175046" w:rsidRPr="00667960" w:rsidRDefault="00634D19" w:rsidP="00A80991">
            <w:pPr>
              <w:pStyle w:val="oancuaDanhsach"/>
              <w:spacing w:before="40" w:line="360" w:lineRule="auto"/>
              <w:ind w:left="0"/>
              <w:jc w:val="center"/>
              <w:rPr>
                <w:rFonts w:ascii="Times New Roman" w:eastAsia="Yu Gothic Light" w:hAnsi="Times New Roman" w:cs="Times New Roman"/>
                <w:lang w:val="en-US"/>
              </w:rPr>
            </w:pPr>
            <w:r w:rsidRPr="00667960">
              <w:rPr>
                <w:rFonts w:ascii="Times New Roman" w:eastAsia="Yu Gothic Light" w:hAnsi="Times New Roman" w:cs="Times New Roman"/>
                <w:lang w:val="en-US"/>
              </w:rPr>
              <w:t>Nguyễn Như Long</w:t>
            </w:r>
          </w:p>
        </w:tc>
        <w:tc>
          <w:tcPr>
            <w:tcW w:w="1380" w:type="dxa"/>
            <w:shd w:val="clear" w:color="auto" w:fill="FFFFFF" w:themeFill="background1"/>
            <w:vAlign w:val="center"/>
          </w:tcPr>
          <w:p w14:paraId="7697174A" w14:textId="77588C99" w:rsidR="00175046" w:rsidRPr="00667960" w:rsidRDefault="00175046" w:rsidP="00A80991">
            <w:pPr>
              <w:pStyle w:val="KhngDncch"/>
              <w:spacing w:before="40"/>
              <w:jc w:val="center"/>
              <w:cnfStyle w:val="000000000000" w:firstRow="0" w:lastRow="0" w:firstColumn="0" w:lastColumn="0" w:oddVBand="0" w:evenVBand="0" w:oddHBand="0" w:evenHBand="0" w:firstRowFirstColumn="0" w:firstRowLastColumn="0" w:lastRowFirstColumn="0" w:lastRowLastColumn="0"/>
              <w:rPr>
                <w:rFonts w:ascii="Times New Roman" w:eastAsia="Yu Gothic Light" w:hAnsi="Times New Roman" w:cs="Times New Roman"/>
                <w:lang w:val="en-US"/>
              </w:rPr>
            </w:pPr>
            <w:r w:rsidRPr="00667960">
              <w:rPr>
                <w:rFonts w:ascii="Times New Roman" w:eastAsia="Yu Gothic Light" w:hAnsi="Times New Roman" w:cs="Times New Roman"/>
              </w:rPr>
              <w:t>1</w:t>
            </w:r>
            <w:r w:rsidR="00634D19" w:rsidRPr="00667960">
              <w:rPr>
                <w:rFonts w:ascii="Times New Roman" w:eastAsia="Yu Gothic Light" w:hAnsi="Times New Roman" w:cs="Times New Roman"/>
                <w:lang w:val="en-US"/>
              </w:rPr>
              <w:t>9521790</w:t>
            </w:r>
          </w:p>
        </w:tc>
        <w:tc>
          <w:tcPr>
            <w:tcW w:w="4133" w:type="dxa"/>
            <w:shd w:val="clear" w:color="auto" w:fill="FFFFFF" w:themeFill="background1"/>
          </w:tcPr>
          <w:p w14:paraId="11B3191A" w14:textId="5AC7F205" w:rsidR="009808F1" w:rsidRPr="00667960" w:rsidRDefault="009808F1" w:rsidP="00AD6E78">
            <w:pPr>
              <w:pStyle w:val="oancuaDanhsach"/>
              <w:numPr>
                <w:ilvl w:val="0"/>
                <w:numId w:val="1"/>
              </w:numPr>
              <w:spacing w:line="360" w:lineRule="auto"/>
              <w:ind w:left="170" w:hanging="170"/>
              <w:cnfStyle w:val="000000000000" w:firstRow="0" w:lastRow="0" w:firstColumn="0" w:lastColumn="0" w:oddVBand="0" w:evenVBand="0" w:oddHBand="0" w:evenHBand="0" w:firstRowFirstColumn="0" w:firstRowLastColumn="0" w:lastRowFirstColumn="0" w:lastRowLastColumn="0"/>
              <w:rPr>
                <w:rFonts w:ascii="Times New Roman" w:eastAsia="Yu Gothic Light" w:hAnsi="Times New Roman" w:cs="Times New Roman"/>
              </w:rPr>
            </w:pPr>
            <w:r w:rsidRPr="00667960">
              <w:rPr>
                <w:rFonts w:ascii="Times New Roman" w:eastAsia="Yu Gothic Light" w:hAnsi="Times New Roman" w:cs="Times New Roman"/>
                <w:lang w:val="en-US"/>
              </w:rPr>
              <w:t>Thu thập dữ liệu</w:t>
            </w:r>
          </w:p>
          <w:p w14:paraId="072C13AD" w14:textId="72FA91AA" w:rsidR="009808F1" w:rsidRPr="00667960" w:rsidRDefault="009808F1" w:rsidP="00AD6E78">
            <w:pPr>
              <w:pStyle w:val="oancuaDanhsach"/>
              <w:numPr>
                <w:ilvl w:val="0"/>
                <w:numId w:val="1"/>
              </w:numPr>
              <w:spacing w:line="360" w:lineRule="auto"/>
              <w:ind w:left="170" w:hanging="170"/>
              <w:cnfStyle w:val="000000000000" w:firstRow="0" w:lastRow="0" w:firstColumn="0" w:lastColumn="0" w:oddVBand="0" w:evenVBand="0" w:oddHBand="0" w:evenHBand="0" w:firstRowFirstColumn="0" w:firstRowLastColumn="0" w:lastRowFirstColumn="0" w:lastRowLastColumn="0"/>
              <w:rPr>
                <w:rFonts w:ascii="Times New Roman" w:eastAsia="Yu Gothic Light" w:hAnsi="Times New Roman" w:cs="Times New Roman"/>
              </w:rPr>
            </w:pPr>
            <w:r w:rsidRPr="00667960">
              <w:rPr>
                <w:rFonts w:ascii="Times New Roman" w:eastAsia="Yu Gothic Light" w:hAnsi="Times New Roman" w:cs="Times New Roman"/>
                <w:lang w:val="en-US"/>
              </w:rPr>
              <w:t>Tạo ngữ liệu</w:t>
            </w:r>
          </w:p>
          <w:p w14:paraId="722D66E1" w14:textId="57B6496F" w:rsidR="00885B6C" w:rsidRPr="00667960" w:rsidRDefault="009808F1" w:rsidP="00AD6E78">
            <w:pPr>
              <w:pStyle w:val="oancuaDanhsach"/>
              <w:numPr>
                <w:ilvl w:val="0"/>
                <w:numId w:val="1"/>
              </w:numPr>
              <w:spacing w:line="360" w:lineRule="auto"/>
              <w:ind w:left="170" w:hanging="170"/>
              <w:cnfStyle w:val="000000000000" w:firstRow="0" w:lastRow="0" w:firstColumn="0" w:lastColumn="0" w:oddVBand="0" w:evenVBand="0" w:oddHBand="0" w:evenHBand="0" w:firstRowFirstColumn="0" w:firstRowLastColumn="0" w:lastRowFirstColumn="0" w:lastRowLastColumn="0"/>
              <w:rPr>
                <w:rFonts w:ascii="Times New Roman" w:eastAsia="Yu Gothic Light" w:hAnsi="Times New Roman" w:cs="Times New Roman"/>
              </w:rPr>
            </w:pPr>
            <w:r w:rsidRPr="00667960">
              <w:rPr>
                <w:rFonts w:ascii="Times New Roman" w:eastAsia="Yu Gothic Light" w:hAnsi="Times New Roman" w:cs="Times New Roman"/>
              </w:rPr>
              <w:t>Thực hiện ph</w:t>
            </w:r>
            <w:r w:rsidRPr="00667960">
              <w:rPr>
                <w:rFonts w:ascii="Times New Roman" w:eastAsia="Yu Gothic Light" w:hAnsi="Times New Roman" w:cs="Times New Roman"/>
                <w:lang w:val="en-US"/>
              </w:rPr>
              <w:t>ương pháp tách từ WFST</w:t>
            </w:r>
          </w:p>
          <w:p w14:paraId="4C74C620" w14:textId="77777777" w:rsidR="009808F1" w:rsidRPr="00667960" w:rsidRDefault="009808F1" w:rsidP="00AD6E78">
            <w:pPr>
              <w:pStyle w:val="oancuaDanhsach"/>
              <w:numPr>
                <w:ilvl w:val="0"/>
                <w:numId w:val="1"/>
              </w:numPr>
              <w:spacing w:line="360" w:lineRule="auto"/>
              <w:ind w:left="170" w:hanging="170"/>
              <w:cnfStyle w:val="000000000000" w:firstRow="0" w:lastRow="0" w:firstColumn="0" w:lastColumn="0" w:oddVBand="0" w:evenVBand="0" w:oddHBand="0" w:evenHBand="0" w:firstRowFirstColumn="0" w:firstRowLastColumn="0" w:lastRowFirstColumn="0" w:lastRowLastColumn="0"/>
              <w:rPr>
                <w:rFonts w:ascii="Times New Roman" w:eastAsia="Yu Gothic Light" w:hAnsi="Times New Roman" w:cs="Times New Roman"/>
              </w:rPr>
            </w:pPr>
            <w:r w:rsidRPr="00667960">
              <w:rPr>
                <w:rFonts w:ascii="Times New Roman" w:eastAsia="Yu Gothic Light" w:hAnsi="Times New Roman" w:cs="Times New Roman"/>
              </w:rPr>
              <w:t xml:space="preserve">Thực hiện </w:t>
            </w:r>
            <w:r w:rsidRPr="00667960">
              <w:rPr>
                <w:rFonts w:ascii="Times New Roman" w:eastAsia="Yu Gothic Light" w:hAnsi="Times New Roman" w:cs="Times New Roman"/>
                <w:lang w:val="en-US"/>
              </w:rPr>
              <w:t xml:space="preserve">phương pháp gán nhãn </w:t>
            </w:r>
          </w:p>
          <w:p w14:paraId="07CA5C1D" w14:textId="77777777" w:rsidR="00386EE4" w:rsidRPr="00667960" w:rsidRDefault="00386EE4" w:rsidP="00386EE4">
            <w:pPr>
              <w:cnfStyle w:val="000000000000" w:firstRow="0" w:lastRow="0" w:firstColumn="0" w:lastColumn="0" w:oddVBand="0" w:evenVBand="0" w:oddHBand="0" w:evenHBand="0" w:firstRowFirstColumn="0" w:firstRowLastColumn="0" w:lastRowFirstColumn="0" w:lastRowLastColumn="0"/>
              <w:rPr>
                <w:rFonts w:ascii="Times New Roman" w:eastAsia="Yu Gothic Light" w:hAnsi="Times New Roman" w:cs="Times New Roman"/>
              </w:rPr>
            </w:pPr>
          </w:p>
          <w:p w14:paraId="1D657948" w14:textId="08B8D0CC" w:rsidR="009808F1" w:rsidRPr="00667960" w:rsidRDefault="009808F1" w:rsidP="00AD6E78">
            <w:pPr>
              <w:pStyle w:val="oancuaDanhsach"/>
              <w:numPr>
                <w:ilvl w:val="0"/>
                <w:numId w:val="1"/>
              </w:numPr>
              <w:spacing w:line="360" w:lineRule="auto"/>
              <w:ind w:left="170" w:hanging="170"/>
              <w:cnfStyle w:val="000000000000" w:firstRow="0" w:lastRow="0" w:firstColumn="0" w:lastColumn="0" w:oddVBand="0" w:evenVBand="0" w:oddHBand="0" w:evenHBand="0" w:firstRowFirstColumn="0" w:firstRowLastColumn="0" w:lastRowFirstColumn="0" w:lastRowLastColumn="0"/>
              <w:rPr>
                <w:rFonts w:ascii="Times New Roman" w:eastAsia="Yu Gothic Light" w:hAnsi="Times New Roman" w:cs="Times New Roman"/>
              </w:rPr>
            </w:pPr>
            <w:r w:rsidRPr="00667960">
              <w:rPr>
                <w:rFonts w:ascii="Times New Roman" w:eastAsia="Yu Gothic Light" w:hAnsi="Times New Roman" w:cs="Times New Roman"/>
              </w:rPr>
              <w:t xml:space="preserve">Viết </w:t>
            </w:r>
            <w:r w:rsidRPr="00667960">
              <w:rPr>
                <w:rFonts w:ascii="Times New Roman" w:eastAsia="Yu Gothic Light" w:hAnsi="Times New Roman" w:cs="Times New Roman"/>
                <w:lang w:val="en-US"/>
              </w:rPr>
              <w:t xml:space="preserve">báo cáo, </w:t>
            </w:r>
            <w:r w:rsidR="00386EE4" w:rsidRPr="00667960">
              <w:rPr>
                <w:rFonts w:ascii="Times New Roman" w:eastAsia="Yu Gothic Light" w:hAnsi="Times New Roman" w:cs="Times New Roman"/>
                <w:lang w:val="en-US"/>
              </w:rPr>
              <w:t>làm</w:t>
            </w:r>
            <w:r w:rsidRPr="00667960">
              <w:rPr>
                <w:rFonts w:ascii="Times New Roman" w:eastAsia="Yu Gothic Light" w:hAnsi="Times New Roman" w:cs="Times New Roman"/>
                <w:lang w:val="en-US"/>
              </w:rPr>
              <w:t xml:space="preserve"> slide</w:t>
            </w:r>
          </w:p>
        </w:tc>
        <w:tc>
          <w:tcPr>
            <w:tcW w:w="1813" w:type="dxa"/>
            <w:shd w:val="clear" w:color="auto" w:fill="FFFFFF" w:themeFill="background1"/>
            <w:vAlign w:val="center"/>
          </w:tcPr>
          <w:p w14:paraId="58EA7B53" w14:textId="77777777" w:rsidR="00175046" w:rsidRPr="00667960" w:rsidRDefault="00175046" w:rsidP="00C47085">
            <w:pPr>
              <w:pStyle w:val="KhngDncch"/>
              <w:keepNext/>
              <w:spacing w:before="40"/>
              <w:jc w:val="center"/>
              <w:cnfStyle w:val="000000000000" w:firstRow="0" w:lastRow="0" w:firstColumn="0" w:lastColumn="0" w:oddVBand="0" w:evenVBand="0" w:oddHBand="0" w:evenHBand="0" w:firstRowFirstColumn="0" w:firstRowLastColumn="0" w:lastRowFirstColumn="0" w:lastRowLastColumn="0"/>
              <w:rPr>
                <w:rFonts w:ascii="Times New Roman" w:eastAsia="Yu Gothic Light" w:hAnsi="Times New Roman" w:cs="Times New Roman"/>
              </w:rPr>
            </w:pPr>
            <w:r w:rsidRPr="00667960">
              <w:rPr>
                <w:rFonts w:ascii="Times New Roman" w:eastAsia="Yu Gothic Light" w:hAnsi="Times New Roman" w:cs="Times New Roman"/>
              </w:rPr>
              <w:t>Hoàn thành tốt</w:t>
            </w:r>
          </w:p>
        </w:tc>
      </w:tr>
    </w:tbl>
    <w:p w14:paraId="4E6A6049" w14:textId="77777777" w:rsidR="00175046" w:rsidRPr="00667960" w:rsidRDefault="00175046" w:rsidP="00175046">
      <w:pPr>
        <w:rPr>
          <w:rFonts w:ascii="Times New Roman" w:hAnsi="Times New Roman" w:cs="Times New Roman"/>
          <w:shd w:val="clear" w:color="auto" w:fill="FFFFFF"/>
          <w:lang w:val="en-US"/>
        </w:rPr>
      </w:pPr>
    </w:p>
    <w:p w14:paraId="463BAA74" w14:textId="4A94FDDF" w:rsidR="00B016F2" w:rsidRPr="00667960" w:rsidRDefault="00B016F2" w:rsidP="00175046">
      <w:pPr>
        <w:rPr>
          <w:rFonts w:ascii="Times New Roman" w:hAnsi="Times New Roman" w:cs="Times New Roman"/>
        </w:rPr>
      </w:pPr>
    </w:p>
    <w:sectPr w:rsidR="00B016F2" w:rsidRPr="00667960" w:rsidSect="00CB750E">
      <w:headerReference w:type="even" r:id="rId39"/>
      <w:headerReference w:type="default" r:id="rId40"/>
      <w:footerReference w:type="even" r:id="rId41"/>
      <w:footerReference w:type="default" r:id="rId42"/>
      <w:headerReference w:type="first" r:id="rId43"/>
      <w:footerReference w:type="first" r:id="rId44"/>
      <w:pgSz w:w="11906" w:h="16838"/>
      <w:pgMar w:top="1134" w:right="1134" w:bottom="1134" w:left="1134"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1A32E" w14:textId="77777777" w:rsidR="00BC4F07" w:rsidRDefault="00BC4F07" w:rsidP="000D589B">
      <w:pPr>
        <w:spacing w:after="0" w:line="240" w:lineRule="auto"/>
      </w:pPr>
      <w:r>
        <w:separator/>
      </w:r>
    </w:p>
  </w:endnote>
  <w:endnote w:type="continuationSeparator" w:id="0">
    <w:p w14:paraId="072DB9D9" w14:textId="77777777" w:rsidR="00BC4F07" w:rsidRDefault="00BC4F07" w:rsidP="000D589B">
      <w:pPr>
        <w:spacing w:after="0" w:line="240" w:lineRule="auto"/>
      </w:pPr>
      <w:r>
        <w:continuationSeparator/>
      </w:r>
    </w:p>
  </w:endnote>
  <w:endnote w:type="continuationNotice" w:id="1">
    <w:p w14:paraId="1BE9C608" w14:textId="77777777" w:rsidR="00BC4F07" w:rsidRDefault="00BC4F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ymbolMT">
    <w:altName w:val="Cambria"/>
    <w:panose1 w:val="00000000000000000000"/>
    <w:charset w:val="00"/>
    <w:family w:val="roman"/>
    <w:notTrueType/>
    <w:pitch w:val="default"/>
  </w:font>
  <w:font w:name="Tinos">
    <w:altName w:val="Cambria"/>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AC204" w14:textId="77777777" w:rsidR="00815478" w:rsidRDefault="00815478">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A8482" w14:textId="0260B61E" w:rsidR="00994953" w:rsidRPr="00B93933" w:rsidRDefault="00994953" w:rsidP="00C61953">
    <w:pPr>
      <w:pStyle w:val="Chntrang"/>
      <w:pBdr>
        <w:top w:val="single" w:sz="4" w:space="6" w:color="D9D9D9" w:themeColor="background1" w:themeShade="D9"/>
      </w:pBdr>
      <w:tabs>
        <w:tab w:val="left" w:pos="3310"/>
        <w:tab w:val="left" w:pos="6108"/>
        <w:tab w:val="left" w:pos="6654"/>
        <w:tab w:val="left" w:pos="7590"/>
        <w:tab w:val="right" w:pos="9638"/>
      </w:tabs>
      <w:jc w:val="left"/>
      <w:rPr>
        <w:rFonts w:ascii="Times New Roman" w:hAnsi="Times New Roman" w:cs="Times New Roman"/>
        <w:color w:val="2E74B5" w:themeColor="accent1" w:themeShade="BF"/>
      </w:rPr>
    </w:pPr>
    <w:r w:rsidRPr="00B93933">
      <w:rPr>
        <w:rFonts w:ascii="Times New Roman" w:hAnsi="Times New Roman" w:cs="Times New Roman"/>
        <w:lang w:val="en-US"/>
      </w:rPr>
      <w:t xml:space="preserve">   </w:t>
    </w:r>
    <w:r w:rsidR="00C61953" w:rsidRPr="00B93933">
      <w:rPr>
        <w:rFonts w:ascii="Times New Roman" w:hAnsi="Times New Roman" w:cs="Times New Roman"/>
        <w:color w:val="2E74B5" w:themeColor="accent1" w:themeShade="BF"/>
        <w:lang w:val="en-US"/>
      </w:rPr>
      <w:t xml:space="preserve">Gán nhãn từ loại Tiếng Việt </w:t>
    </w:r>
    <w:r w:rsidRPr="00B93933">
      <w:rPr>
        <w:rFonts w:ascii="Times New Roman" w:hAnsi="Times New Roman" w:cs="Times New Roman"/>
      </w:rPr>
      <w:tab/>
    </w:r>
    <w:r w:rsidRPr="00B93933">
      <w:rPr>
        <w:rFonts w:ascii="Times New Roman" w:hAnsi="Times New Roman" w:cs="Times New Roman"/>
        <w:lang w:val="en-US"/>
      </w:rPr>
      <w:t xml:space="preserve"> </w:t>
    </w:r>
    <w:r w:rsidR="00C61953" w:rsidRPr="00B93933">
      <w:rPr>
        <w:rFonts w:ascii="Times New Roman" w:hAnsi="Times New Roman" w:cs="Times New Roman"/>
        <w:lang w:val="en-US"/>
      </w:rPr>
      <w:t xml:space="preserve">  </w:t>
    </w:r>
    <w:r w:rsidR="00C61953" w:rsidRPr="00B93933">
      <w:rPr>
        <w:rFonts w:ascii="Times New Roman" w:hAnsi="Times New Roman" w:cs="Times New Roman"/>
        <w:lang w:val="en-US"/>
      </w:rPr>
      <w:tab/>
    </w:r>
    <w:r w:rsidR="00C61953" w:rsidRPr="00B93933">
      <w:rPr>
        <w:rFonts w:ascii="Times New Roman" w:hAnsi="Times New Roman" w:cs="Times New Roman"/>
        <w:lang w:val="en-US"/>
      </w:rPr>
      <w:tab/>
    </w:r>
    <w:r w:rsidR="00C61953" w:rsidRPr="00B93933">
      <w:rPr>
        <w:rFonts w:ascii="Times New Roman" w:hAnsi="Times New Roman" w:cs="Times New Roman"/>
        <w:lang w:val="en-US"/>
      </w:rPr>
      <w:tab/>
    </w:r>
    <w:r w:rsidRPr="00B93933">
      <w:rPr>
        <w:rFonts w:ascii="Times New Roman" w:hAnsi="Times New Roman" w:cs="Times New Roman"/>
      </w:rPr>
      <w:tab/>
    </w:r>
    <w:r w:rsidR="00C61953" w:rsidRPr="00B93933">
      <w:rPr>
        <w:rFonts w:ascii="Times New Roman" w:hAnsi="Times New Roman" w:cs="Times New Roman"/>
        <w:lang w:val="en-US"/>
      </w:rPr>
      <w:t xml:space="preserve">  </w:t>
    </w:r>
    <w:sdt>
      <w:sdtPr>
        <w:rPr>
          <w:rFonts w:ascii="Times New Roman" w:hAnsi="Times New Roman" w:cs="Times New Roman"/>
        </w:rPr>
        <w:id w:val="-587766626"/>
      </w:sdtPr>
      <w:sdtEndPr>
        <w:rPr>
          <w:color w:val="2E74B5" w:themeColor="accent1" w:themeShade="BF"/>
          <w:spacing w:val="60"/>
        </w:rPr>
      </w:sdtEndPr>
      <w:sdtContent>
        <w:r w:rsidR="00D23AC8" w:rsidRPr="00B93933">
          <w:rPr>
            <w:rFonts w:ascii="Times New Roman" w:hAnsi="Times New Roman" w:cs="Times New Roman"/>
            <w:color w:val="2E74B5" w:themeColor="accent1" w:themeShade="BF"/>
            <w:lang w:val="en-US"/>
          </w:rPr>
          <w:t>Trang</w:t>
        </w:r>
        <w:r w:rsidR="00D23AC8" w:rsidRPr="00B93933">
          <w:rPr>
            <w:rFonts w:ascii="Times New Roman" w:hAnsi="Times New Roman" w:cs="Times New Roman"/>
            <w:lang w:val="en-US"/>
          </w:rPr>
          <w:t xml:space="preserve"> </w:t>
        </w:r>
        <w:r w:rsidR="00D23AC8" w:rsidRPr="00B93933">
          <w:rPr>
            <w:rFonts w:ascii="Times New Roman" w:hAnsi="Times New Roman" w:cs="Times New Roman"/>
            <w:color w:val="2E74B5" w:themeColor="accent1" w:themeShade="BF"/>
          </w:rPr>
          <w:fldChar w:fldCharType="begin"/>
        </w:r>
        <w:r w:rsidR="00D23AC8" w:rsidRPr="00B93933">
          <w:rPr>
            <w:rFonts w:ascii="Times New Roman" w:hAnsi="Times New Roman" w:cs="Times New Roman"/>
            <w:color w:val="2E74B5" w:themeColor="accent1" w:themeShade="BF"/>
          </w:rPr>
          <w:instrText xml:space="preserve"> PAGE   \* MERGEFORMAT </w:instrText>
        </w:r>
        <w:r w:rsidR="00D23AC8" w:rsidRPr="00B93933">
          <w:rPr>
            <w:rFonts w:ascii="Times New Roman" w:hAnsi="Times New Roman" w:cs="Times New Roman"/>
            <w:color w:val="2E74B5" w:themeColor="accent1" w:themeShade="BF"/>
          </w:rPr>
          <w:fldChar w:fldCharType="separate"/>
        </w:r>
        <w:r w:rsidR="00D23AC8" w:rsidRPr="00B93933">
          <w:rPr>
            <w:rFonts w:ascii="Times New Roman" w:hAnsi="Times New Roman" w:cs="Times New Roman"/>
            <w:color w:val="2E74B5" w:themeColor="accent1" w:themeShade="BF"/>
          </w:rPr>
          <w:t>13</w:t>
        </w:r>
        <w:r w:rsidR="00D23AC8" w:rsidRPr="00B93933">
          <w:rPr>
            <w:rFonts w:ascii="Times New Roman" w:hAnsi="Times New Roman" w:cs="Times New Roman"/>
            <w:color w:val="2E74B5" w:themeColor="accent1" w:themeShade="BF"/>
          </w:rPr>
          <w:fldChar w:fldCharType="end"/>
        </w:r>
        <w:r w:rsidR="00D23AC8" w:rsidRPr="00B93933">
          <w:rPr>
            <w:rFonts w:ascii="Times New Roman" w:hAnsi="Times New Roman" w:cs="Times New Roman"/>
            <w:color w:val="2E74B5" w:themeColor="accent1" w:themeShade="BF"/>
          </w:rPr>
          <w:t xml:space="preserve"> | </w:t>
        </w:r>
        <w:r w:rsidR="00815478">
          <w:rPr>
            <w:rFonts w:ascii="Times New Roman" w:hAnsi="Times New Roman" w:cs="Times New Roman"/>
            <w:color w:val="2E74B5" w:themeColor="accent1" w:themeShade="BF"/>
            <w:lang w:val="en-US"/>
          </w:rPr>
          <w:t>31</w:t>
        </w:r>
      </w:sdtContent>
    </w:sdt>
    <w:r w:rsidR="00C61953" w:rsidRPr="00B93933">
      <w:rPr>
        <w:rFonts w:ascii="Times New Roman" w:hAnsi="Times New Roman" w:cs="Times New Roman"/>
        <w:lang w:val="en-US"/>
      </w:rPr>
      <w:t xml:space="preserve">         </w:t>
    </w:r>
    <w:r w:rsidR="00C61953" w:rsidRPr="00B93933">
      <w:rPr>
        <w:rFonts w:ascii="Times New Roman" w:hAnsi="Times New Roman" w:cs="Times New Roman"/>
      </w:rPr>
      <w:tab/>
    </w:r>
  </w:p>
  <w:p w14:paraId="012A4EEA" w14:textId="0C77F93B" w:rsidR="00994953" w:rsidRDefault="00994953">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3A8B0" w14:textId="77777777" w:rsidR="00815478" w:rsidRDefault="0081547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25FA9" w14:textId="77777777" w:rsidR="00BC4F07" w:rsidRDefault="00BC4F07" w:rsidP="000D589B">
      <w:pPr>
        <w:spacing w:after="0" w:line="240" w:lineRule="auto"/>
      </w:pPr>
      <w:r>
        <w:separator/>
      </w:r>
    </w:p>
  </w:footnote>
  <w:footnote w:type="continuationSeparator" w:id="0">
    <w:p w14:paraId="552F7D15" w14:textId="77777777" w:rsidR="00BC4F07" w:rsidRDefault="00BC4F07" w:rsidP="000D589B">
      <w:pPr>
        <w:spacing w:after="0" w:line="240" w:lineRule="auto"/>
      </w:pPr>
      <w:r>
        <w:continuationSeparator/>
      </w:r>
    </w:p>
  </w:footnote>
  <w:footnote w:type="continuationNotice" w:id="1">
    <w:p w14:paraId="07BEAE37" w14:textId="77777777" w:rsidR="00BC4F07" w:rsidRDefault="00BC4F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5A95B" w14:textId="77777777" w:rsidR="00815478" w:rsidRDefault="00815478">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B242F" w14:textId="0FFC6025" w:rsidR="00994953" w:rsidRPr="00B93933" w:rsidRDefault="00994953" w:rsidP="002D6158">
    <w:pPr>
      <w:pStyle w:val="utrang"/>
      <w:tabs>
        <w:tab w:val="left" w:pos="8359"/>
      </w:tabs>
      <w:spacing w:before="0" w:after="120"/>
      <w:rPr>
        <w:rFonts w:ascii="Times New Roman" w:hAnsi="Times New Roman" w:cs="Times New Roman"/>
        <w:color w:val="2E74B5" w:themeColor="accent1" w:themeShade="BF"/>
        <w:szCs w:val="26"/>
        <w:lang w:val="en-US"/>
      </w:rPr>
    </w:pPr>
    <w:r w:rsidRPr="00B93933">
      <w:rPr>
        <w:rFonts w:ascii="Times New Roman" w:hAnsi="Times New Roman" w:cs="Times New Roman"/>
        <w:color w:val="2E74B5" w:themeColor="accent1" w:themeShade="BF"/>
        <w:szCs w:val="26"/>
        <w:lang w:val="en-US"/>
      </w:rPr>
      <w:t xml:space="preserve">   </w:t>
    </w:r>
    <w:r w:rsidR="00C208F9" w:rsidRPr="00B93933">
      <w:rPr>
        <w:rFonts w:ascii="Times New Roman" w:hAnsi="Times New Roman" w:cs="Times New Roman"/>
        <w:color w:val="2E74B5" w:themeColor="accent1" w:themeShade="BF"/>
        <w:szCs w:val="26"/>
        <w:lang w:val="en-US"/>
      </w:rPr>
      <w:t>C</w:t>
    </w:r>
    <w:r w:rsidRPr="00B93933">
      <w:rPr>
        <w:rFonts w:ascii="Times New Roman" w:hAnsi="Times New Roman" w:cs="Times New Roman"/>
        <w:color w:val="2E74B5" w:themeColor="accent1" w:themeShade="BF"/>
        <w:szCs w:val="26"/>
        <w:lang w:val="en-US"/>
      </w:rPr>
      <w:t>S211.M11</w:t>
    </w:r>
    <w:r w:rsidRPr="00B93933">
      <w:rPr>
        <w:rFonts w:ascii="Times New Roman" w:hAnsi="Times New Roman" w:cs="Times New Roman"/>
        <w:color w:val="2E74B5" w:themeColor="accent1" w:themeShade="BF"/>
        <w:szCs w:val="26"/>
      </w:rPr>
      <w:t xml:space="preserve"> – </w:t>
    </w:r>
    <w:r w:rsidR="00C208F9" w:rsidRPr="00B93933">
      <w:rPr>
        <w:rFonts w:ascii="Times New Roman" w:hAnsi="Times New Roman" w:cs="Times New Roman"/>
        <w:color w:val="2E74B5" w:themeColor="accent1" w:themeShade="BF"/>
        <w:szCs w:val="26"/>
        <w:lang w:val="en-US"/>
      </w:rPr>
      <w:t>Xử lý ngôn ngữ tự nhiên</w:t>
    </w:r>
    <w:r w:rsidRPr="00B93933">
      <w:rPr>
        <w:rFonts w:ascii="Times New Roman" w:hAnsi="Times New Roman" w:cs="Times New Roman"/>
        <w:color w:val="2E74B5" w:themeColor="accent1" w:themeShade="BF"/>
        <w:szCs w:val="26"/>
      </w:rPr>
      <w:tab/>
    </w:r>
    <w:r w:rsidRPr="00B93933">
      <w:rPr>
        <w:rFonts w:ascii="Times New Roman" w:hAnsi="Times New Roman" w:cs="Times New Roman"/>
        <w:color w:val="2E74B5" w:themeColor="accent1" w:themeShade="BF"/>
        <w:szCs w:val="26"/>
      </w:rPr>
      <w:tab/>
    </w:r>
  </w:p>
  <w:p w14:paraId="4664026D" w14:textId="3D2BC0F2" w:rsidR="00994953" w:rsidRPr="00272534" w:rsidRDefault="00994953" w:rsidP="00272534">
    <w:pPr>
      <w:pStyle w:val="Chntrang"/>
      <w:pBdr>
        <w:top w:val="single" w:sz="4" w:space="1" w:color="D9D9D9" w:themeColor="background1" w:themeShade="D9"/>
      </w:pBdr>
      <w:tabs>
        <w:tab w:val="left" w:pos="3310"/>
        <w:tab w:val="right" w:pos="9638"/>
      </w:tabs>
      <w:jc w:val="left"/>
      <w:rPr>
        <w:color w:val="2E74B5" w:themeColor="accent1" w:themeShade="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12A32" w14:textId="77777777" w:rsidR="00815478" w:rsidRDefault="00815478">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4E83"/>
    <w:multiLevelType w:val="hybridMultilevel"/>
    <w:tmpl w:val="B17EDA90"/>
    <w:lvl w:ilvl="0" w:tplc="49A6EC60">
      <w:numFmt w:val="bullet"/>
      <w:lvlText w:val="•"/>
      <w:lvlJc w:val="left"/>
      <w:pPr>
        <w:tabs>
          <w:tab w:val="num" w:pos="2880"/>
        </w:tabs>
        <w:ind w:left="2880"/>
      </w:pPr>
      <w:rPr>
        <w:rFonts w:ascii="TimesNewRomanPSMT" w:hAnsi="TimesNewRomanPSMT" w:hint="default"/>
      </w:rPr>
    </w:lvl>
    <w:lvl w:ilvl="1" w:tplc="939AFFE8">
      <w:start w:val="1"/>
      <w:numFmt w:val="bullet"/>
      <w:lvlText w:val="•"/>
      <w:lvlJc w:val="left"/>
      <w:pPr>
        <w:tabs>
          <w:tab w:val="num" w:pos="1440"/>
        </w:tabs>
        <w:ind w:left="1440" w:hanging="360"/>
      </w:pPr>
      <w:rPr>
        <w:rFonts w:ascii="TimesNewRomanPSMT" w:hAnsi="TimesNewRomanPSMT" w:hint="default"/>
      </w:rPr>
    </w:lvl>
    <w:lvl w:ilvl="2" w:tplc="F640A1A4">
      <w:start w:val="1"/>
      <w:numFmt w:val="bullet"/>
      <w:lvlText w:val="•"/>
      <w:lvlJc w:val="left"/>
      <w:pPr>
        <w:tabs>
          <w:tab w:val="num" w:pos="2160"/>
        </w:tabs>
        <w:ind w:left="2160" w:hanging="360"/>
      </w:pPr>
      <w:rPr>
        <w:rFonts w:ascii="TimesNewRomanPSMT" w:hAnsi="TimesNewRomanPSMT" w:hint="default"/>
      </w:rPr>
    </w:lvl>
    <w:lvl w:ilvl="3" w:tplc="93CEE232" w:tentative="1">
      <w:start w:val="1"/>
      <w:numFmt w:val="bullet"/>
      <w:lvlText w:val="•"/>
      <w:lvlJc w:val="left"/>
      <w:pPr>
        <w:tabs>
          <w:tab w:val="num" w:pos="2880"/>
        </w:tabs>
        <w:ind w:left="2880" w:hanging="360"/>
      </w:pPr>
      <w:rPr>
        <w:rFonts w:ascii="TimesNewRomanPSMT" w:hAnsi="TimesNewRomanPSMT" w:hint="default"/>
      </w:rPr>
    </w:lvl>
    <w:lvl w:ilvl="4" w:tplc="4428FE58" w:tentative="1">
      <w:start w:val="1"/>
      <w:numFmt w:val="bullet"/>
      <w:lvlText w:val="•"/>
      <w:lvlJc w:val="left"/>
      <w:pPr>
        <w:tabs>
          <w:tab w:val="num" w:pos="3600"/>
        </w:tabs>
        <w:ind w:left="3600" w:hanging="360"/>
      </w:pPr>
      <w:rPr>
        <w:rFonts w:ascii="TimesNewRomanPSMT" w:hAnsi="TimesNewRomanPSMT" w:hint="default"/>
      </w:rPr>
    </w:lvl>
    <w:lvl w:ilvl="5" w:tplc="3A68FA42" w:tentative="1">
      <w:start w:val="1"/>
      <w:numFmt w:val="bullet"/>
      <w:lvlText w:val="•"/>
      <w:lvlJc w:val="left"/>
      <w:pPr>
        <w:tabs>
          <w:tab w:val="num" w:pos="4320"/>
        </w:tabs>
        <w:ind w:left="4320" w:hanging="360"/>
      </w:pPr>
      <w:rPr>
        <w:rFonts w:ascii="TimesNewRomanPSMT" w:hAnsi="TimesNewRomanPSMT" w:hint="default"/>
      </w:rPr>
    </w:lvl>
    <w:lvl w:ilvl="6" w:tplc="477A8254" w:tentative="1">
      <w:start w:val="1"/>
      <w:numFmt w:val="bullet"/>
      <w:lvlText w:val="•"/>
      <w:lvlJc w:val="left"/>
      <w:pPr>
        <w:tabs>
          <w:tab w:val="num" w:pos="5040"/>
        </w:tabs>
        <w:ind w:left="5040" w:hanging="360"/>
      </w:pPr>
      <w:rPr>
        <w:rFonts w:ascii="TimesNewRomanPSMT" w:hAnsi="TimesNewRomanPSMT" w:hint="default"/>
      </w:rPr>
    </w:lvl>
    <w:lvl w:ilvl="7" w:tplc="2FF8C26A" w:tentative="1">
      <w:start w:val="1"/>
      <w:numFmt w:val="bullet"/>
      <w:lvlText w:val="•"/>
      <w:lvlJc w:val="left"/>
      <w:pPr>
        <w:tabs>
          <w:tab w:val="num" w:pos="5760"/>
        </w:tabs>
        <w:ind w:left="5760" w:hanging="360"/>
      </w:pPr>
      <w:rPr>
        <w:rFonts w:ascii="TimesNewRomanPSMT" w:hAnsi="TimesNewRomanPSMT" w:hint="default"/>
      </w:rPr>
    </w:lvl>
    <w:lvl w:ilvl="8" w:tplc="F3767FB4" w:tentative="1">
      <w:start w:val="1"/>
      <w:numFmt w:val="bullet"/>
      <w:lvlText w:val="•"/>
      <w:lvlJc w:val="left"/>
      <w:pPr>
        <w:tabs>
          <w:tab w:val="num" w:pos="6480"/>
        </w:tabs>
        <w:ind w:left="6480" w:hanging="360"/>
      </w:pPr>
      <w:rPr>
        <w:rFonts w:ascii="TimesNewRomanPSMT" w:hAnsi="TimesNewRomanPSMT" w:hint="default"/>
      </w:rPr>
    </w:lvl>
  </w:abstractNum>
  <w:abstractNum w:abstractNumId="1" w15:restartNumberingAfterBreak="0">
    <w:nsid w:val="03B44FCF"/>
    <w:multiLevelType w:val="hybridMultilevel"/>
    <w:tmpl w:val="EE5614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5359B6"/>
    <w:multiLevelType w:val="hybridMultilevel"/>
    <w:tmpl w:val="E34097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752749A"/>
    <w:multiLevelType w:val="hybridMultilevel"/>
    <w:tmpl w:val="1AF6BE7C"/>
    <w:lvl w:ilvl="0" w:tplc="25CA3124">
      <w:start w:val="1"/>
      <w:numFmt w:val="bullet"/>
      <w:lvlText w:val="•"/>
      <w:lvlJc w:val="left"/>
      <w:pPr>
        <w:tabs>
          <w:tab w:val="num" w:pos="1800"/>
        </w:tabs>
        <w:ind w:left="1800" w:hanging="360"/>
      </w:pPr>
      <w:rPr>
        <w:rFonts w:ascii="TimesNewRomanPSMT" w:hAnsi="TimesNewRomanPSMT" w:hint="default"/>
      </w:rPr>
    </w:lvl>
    <w:lvl w:ilvl="1" w:tplc="A27C188E" w:tentative="1">
      <w:start w:val="1"/>
      <w:numFmt w:val="bullet"/>
      <w:lvlText w:val="•"/>
      <w:lvlJc w:val="left"/>
      <w:pPr>
        <w:tabs>
          <w:tab w:val="num" w:pos="2520"/>
        </w:tabs>
        <w:ind w:left="2520" w:hanging="360"/>
      </w:pPr>
      <w:rPr>
        <w:rFonts w:ascii="TimesNewRomanPSMT" w:hAnsi="TimesNewRomanPSMT" w:hint="default"/>
      </w:rPr>
    </w:lvl>
    <w:lvl w:ilvl="2" w:tplc="723012AC" w:tentative="1">
      <w:start w:val="1"/>
      <w:numFmt w:val="bullet"/>
      <w:lvlText w:val="•"/>
      <w:lvlJc w:val="left"/>
      <w:pPr>
        <w:tabs>
          <w:tab w:val="num" w:pos="3240"/>
        </w:tabs>
        <w:ind w:left="3240" w:hanging="360"/>
      </w:pPr>
      <w:rPr>
        <w:rFonts w:ascii="TimesNewRomanPSMT" w:hAnsi="TimesNewRomanPSMT" w:hint="default"/>
      </w:rPr>
    </w:lvl>
    <w:lvl w:ilvl="3" w:tplc="B9965FC4" w:tentative="1">
      <w:start w:val="1"/>
      <w:numFmt w:val="bullet"/>
      <w:lvlText w:val="•"/>
      <w:lvlJc w:val="left"/>
      <w:pPr>
        <w:tabs>
          <w:tab w:val="num" w:pos="3960"/>
        </w:tabs>
        <w:ind w:left="3960" w:hanging="360"/>
      </w:pPr>
      <w:rPr>
        <w:rFonts w:ascii="TimesNewRomanPSMT" w:hAnsi="TimesNewRomanPSMT" w:hint="default"/>
      </w:rPr>
    </w:lvl>
    <w:lvl w:ilvl="4" w:tplc="6092606C" w:tentative="1">
      <w:start w:val="1"/>
      <w:numFmt w:val="bullet"/>
      <w:lvlText w:val="•"/>
      <w:lvlJc w:val="left"/>
      <w:pPr>
        <w:tabs>
          <w:tab w:val="num" w:pos="4680"/>
        </w:tabs>
        <w:ind w:left="4680" w:hanging="360"/>
      </w:pPr>
      <w:rPr>
        <w:rFonts w:ascii="TimesNewRomanPSMT" w:hAnsi="TimesNewRomanPSMT" w:hint="default"/>
      </w:rPr>
    </w:lvl>
    <w:lvl w:ilvl="5" w:tplc="8B5CB9F4" w:tentative="1">
      <w:start w:val="1"/>
      <w:numFmt w:val="bullet"/>
      <w:lvlText w:val="•"/>
      <w:lvlJc w:val="left"/>
      <w:pPr>
        <w:tabs>
          <w:tab w:val="num" w:pos="5400"/>
        </w:tabs>
        <w:ind w:left="5400" w:hanging="360"/>
      </w:pPr>
      <w:rPr>
        <w:rFonts w:ascii="TimesNewRomanPSMT" w:hAnsi="TimesNewRomanPSMT" w:hint="default"/>
      </w:rPr>
    </w:lvl>
    <w:lvl w:ilvl="6" w:tplc="4CAAA3C6" w:tentative="1">
      <w:start w:val="1"/>
      <w:numFmt w:val="bullet"/>
      <w:lvlText w:val="•"/>
      <w:lvlJc w:val="left"/>
      <w:pPr>
        <w:tabs>
          <w:tab w:val="num" w:pos="6120"/>
        </w:tabs>
        <w:ind w:left="6120" w:hanging="360"/>
      </w:pPr>
      <w:rPr>
        <w:rFonts w:ascii="TimesNewRomanPSMT" w:hAnsi="TimesNewRomanPSMT" w:hint="default"/>
      </w:rPr>
    </w:lvl>
    <w:lvl w:ilvl="7" w:tplc="847AD7B8" w:tentative="1">
      <w:start w:val="1"/>
      <w:numFmt w:val="bullet"/>
      <w:lvlText w:val="•"/>
      <w:lvlJc w:val="left"/>
      <w:pPr>
        <w:tabs>
          <w:tab w:val="num" w:pos="6840"/>
        </w:tabs>
        <w:ind w:left="6840" w:hanging="360"/>
      </w:pPr>
      <w:rPr>
        <w:rFonts w:ascii="TimesNewRomanPSMT" w:hAnsi="TimesNewRomanPSMT" w:hint="default"/>
      </w:rPr>
    </w:lvl>
    <w:lvl w:ilvl="8" w:tplc="37FC3ED6" w:tentative="1">
      <w:start w:val="1"/>
      <w:numFmt w:val="bullet"/>
      <w:lvlText w:val="•"/>
      <w:lvlJc w:val="left"/>
      <w:pPr>
        <w:tabs>
          <w:tab w:val="num" w:pos="7560"/>
        </w:tabs>
        <w:ind w:left="7560" w:hanging="360"/>
      </w:pPr>
      <w:rPr>
        <w:rFonts w:ascii="TimesNewRomanPSMT" w:hAnsi="TimesNewRomanPSMT" w:hint="default"/>
      </w:rPr>
    </w:lvl>
  </w:abstractNum>
  <w:abstractNum w:abstractNumId="4" w15:restartNumberingAfterBreak="0">
    <w:nsid w:val="0EA872BA"/>
    <w:multiLevelType w:val="hybridMultilevel"/>
    <w:tmpl w:val="0FF44DD6"/>
    <w:lvl w:ilvl="0" w:tplc="30823668">
      <w:start w:val="2"/>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0A95CA3"/>
    <w:multiLevelType w:val="hybridMultilevel"/>
    <w:tmpl w:val="FC0039D8"/>
    <w:lvl w:ilvl="0" w:tplc="04090001">
      <w:start w:val="1"/>
      <w:numFmt w:val="bullet"/>
      <w:lvlText w:val=""/>
      <w:lvlJc w:val="left"/>
      <w:rPr>
        <w:rFonts w:ascii="Symbol" w:hAnsi="Symbol" w:hint="default"/>
      </w:rPr>
    </w:lvl>
    <w:lvl w:ilvl="1" w:tplc="04090003">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6" w15:restartNumberingAfterBreak="0">
    <w:nsid w:val="120B598B"/>
    <w:multiLevelType w:val="hybridMultilevel"/>
    <w:tmpl w:val="FC1A193E"/>
    <w:lvl w:ilvl="0" w:tplc="49A6EC60">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3B6087"/>
    <w:multiLevelType w:val="hybridMultilevel"/>
    <w:tmpl w:val="BFA80728"/>
    <w:lvl w:ilvl="0" w:tplc="D220BDDC">
      <w:start w:val="1"/>
      <w:numFmt w:val="bullet"/>
      <w:lvlText w:val=""/>
      <w:lvlJc w:val="left"/>
      <w:pPr>
        <w:tabs>
          <w:tab w:val="num" w:pos="720"/>
        </w:tabs>
        <w:ind w:left="720" w:hanging="360"/>
      </w:pPr>
      <w:rPr>
        <w:rFonts w:ascii="Wingdings" w:hAnsi="Wingdings" w:hint="default"/>
      </w:rPr>
    </w:lvl>
    <w:lvl w:ilvl="1" w:tplc="22EE54A0" w:tentative="1">
      <w:start w:val="1"/>
      <w:numFmt w:val="bullet"/>
      <w:lvlText w:val=""/>
      <w:lvlJc w:val="left"/>
      <w:pPr>
        <w:tabs>
          <w:tab w:val="num" w:pos="1440"/>
        </w:tabs>
        <w:ind w:left="1440" w:hanging="360"/>
      </w:pPr>
      <w:rPr>
        <w:rFonts w:ascii="Wingdings" w:hAnsi="Wingdings" w:hint="default"/>
      </w:rPr>
    </w:lvl>
    <w:lvl w:ilvl="2" w:tplc="D174E7D0" w:tentative="1">
      <w:start w:val="1"/>
      <w:numFmt w:val="bullet"/>
      <w:lvlText w:val=""/>
      <w:lvlJc w:val="left"/>
      <w:pPr>
        <w:tabs>
          <w:tab w:val="num" w:pos="2160"/>
        </w:tabs>
        <w:ind w:left="2160" w:hanging="360"/>
      </w:pPr>
      <w:rPr>
        <w:rFonts w:ascii="Wingdings" w:hAnsi="Wingdings" w:hint="default"/>
      </w:rPr>
    </w:lvl>
    <w:lvl w:ilvl="3" w:tplc="B21201C8" w:tentative="1">
      <w:start w:val="1"/>
      <w:numFmt w:val="bullet"/>
      <w:lvlText w:val=""/>
      <w:lvlJc w:val="left"/>
      <w:pPr>
        <w:tabs>
          <w:tab w:val="num" w:pos="2880"/>
        </w:tabs>
        <w:ind w:left="2880" w:hanging="360"/>
      </w:pPr>
      <w:rPr>
        <w:rFonts w:ascii="Wingdings" w:hAnsi="Wingdings" w:hint="default"/>
      </w:rPr>
    </w:lvl>
    <w:lvl w:ilvl="4" w:tplc="A43AF24E" w:tentative="1">
      <w:start w:val="1"/>
      <w:numFmt w:val="bullet"/>
      <w:lvlText w:val=""/>
      <w:lvlJc w:val="left"/>
      <w:pPr>
        <w:tabs>
          <w:tab w:val="num" w:pos="3600"/>
        </w:tabs>
        <w:ind w:left="3600" w:hanging="360"/>
      </w:pPr>
      <w:rPr>
        <w:rFonts w:ascii="Wingdings" w:hAnsi="Wingdings" w:hint="default"/>
      </w:rPr>
    </w:lvl>
    <w:lvl w:ilvl="5" w:tplc="2F9AAEB0" w:tentative="1">
      <w:start w:val="1"/>
      <w:numFmt w:val="bullet"/>
      <w:lvlText w:val=""/>
      <w:lvlJc w:val="left"/>
      <w:pPr>
        <w:tabs>
          <w:tab w:val="num" w:pos="4320"/>
        </w:tabs>
        <w:ind w:left="4320" w:hanging="360"/>
      </w:pPr>
      <w:rPr>
        <w:rFonts w:ascii="Wingdings" w:hAnsi="Wingdings" w:hint="default"/>
      </w:rPr>
    </w:lvl>
    <w:lvl w:ilvl="6" w:tplc="2662C178" w:tentative="1">
      <w:start w:val="1"/>
      <w:numFmt w:val="bullet"/>
      <w:lvlText w:val=""/>
      <w:lvlJc w:val="left"/>
      <w:pPr>
        <w:tabs>
          <w:tab w:val="num" w:pos="5040"/>
        </w:tabs>
        <w:ind w:left="5040" w:hanging="360"/>
      </w:pPr>
      <w:rPr>
        <w:rFonts w:ascii="Wingdings" w:hAnsi="Wingdings" w:hint="default"/>
      </w:rPr>
    </w:lvl>
    <w:lvl w:ilvl="7" w:tplc="89A2950C" w:tentative="1">
      <w:start w:val="1"/>
      <w:numFmt w:val="bullet"/>
      <w:lvlText w:val=""/>
      <w:lvlJc w:val="left"/>
      <w:pPr>
        <w:tabs>
          <w:tab w:val="num" w:pos="5760"/>
        </w:tabs>
        <w:ind w:left="5760" w:hanging="360"/>
      </w:pPr>
      <w:rPr>
        <w:rFonts w:ascii="Wingdings" w:hAnsi="Wingdings" w:hint="default"/>
      </w:rPr>
    </w:lvl>
    <w:lvl w:ilvl="8" w:tplc="9374580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565034C"/>
    <w:multiLevelType w:val="hybridMultilevel"/>
    <w:tmpl w:val="907C8480"/>
    <w:lvl w:ilvl="0" w:tplc="10CA72E8">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9" w15:restartNumberingAfterBreak="0">
    <w:nsid w:val="169C1EE2"/>
    <w:multiLevelType w:val="hybridMultilevel"/>
    <w:tmpl w:val="E0D262F4"/>
    <w:lvl w:ilvl="0" w:tplc="04090001">
      <w:start w:val="1"/>
      <w:numFmt w:val="bullet"/>
      <w:lvlText w:val=""/>
      <w:lvlJc w:val="left"/>
      <w:rPr>
        <w:rFonts w:ascii="Symbol" w:hAnsi="Symbol" w:hint="default"/>
      </w:rPr>
    </w:lvl>
    <w:lvl w:ilvl="1" w:tplc="04090003">
      <w:start w:val="1"/>
      <w:numFmt w:val="bullet"/>
      <w:lvlText w:val="o"/>
      <w:lvlJc w:val="left"/>
      <w:pPr>
        <w:ind w:left="1953" w:hanging="360"/>
      </w:pPr>
      <w:rPr>
        <w:rFonts w:ascii="Courier New" w:hAnsi="Courier New" w:cs="Courier New" w:hint="default"/>
      </w:rPr>
    </w:lvl>
    <w:lvl w:ilvl="2" w:tplc="04090005" w:tentative="1">
      <w:start w:val="1"/>
      <w:numFmt w:val="bullet"/>
      <w:lvlText w:val=""/>
      <w:lvlJc w:val="left"/>
      <w:pPr>
        <w:ind w:left="2673" w:hanging="360"/>
      </w:pPr>
      <w:rPr>
        <w:rFonts w:ascii="Wingdings" w:hAnsi="Wingdings" w:hint="default"/>
      </w:rPr>
    </w:lvl>
    <w:lvl w:ilvl="3" w:tplc="04090001" w:tentative="1">
      <w:start w:val="1"/>
      <w:numFmt w:val="bullet"/>
      <w:lvlText w:val=""/>
      <w:lvlJc w:val="left"/>
      <w:pPr>
        <w:ind w:left="3393" w:hanging="360"/>
      </w:pPr>
      <w:rPr>
        <w:rFonts w:ascii="Symbol" w:hAnsi="Symbol" w:hint="default"/>
      </w:rPr>
    </w:lvl>
    <w:lvl w:ilvl="4" w:tplc="04090003" w:tentative="1">
      <w:start w:val="1"/>
      <w:numFmt w:val="bullet"/>
      <w:lvlText w:val="o"/>
      <w:lvlJc w:val="left"/>
      <w:pPr>
        <w:ind w:left="4113" w:hanging="360"/>
      </w:pPr>
      <w:rPr>
        <w:rFonts w:ascii="Courier New" w:hAnsi="Courier New" w:cs="Courier New" w:hint="default"/>
      </w:rPr>
    </w:lvl>
    <w:lvl w:ilvl="5" w:tplc="04090005" w:tentative="1">
      <w:start w:val="1"/>
      <w:numFmt w:val="bullet"/>
      <w:lvlText w:val=""/>
      <w:lvlJc w:val="left"/>
      <w:pPr>
        <w:ind w:left="4833" w:hanging="360"/>
      </w:pPr>
      <w:rPr>
        <w:rFonts w:ascii="Wingdings" w:hAnsi="Wingdings" w:hint="default"/>
      </w:rPr>
    </w:lvl>
    <w:lvl w:ilvl="6" w:tplc="04090001" w:tentative="1">
      <w:start w:val="1"/>
      <w:numFmt w:val="bullet"/>
      <w:lvlText w:val=""/>
      <w:lvlJc w:val="left"/>
      <w:pPr>
        <w:ind w:left="5553" w:hanging="360"/>
      </w:pPr>
      <w:rPr>
        <w:rFonts w:ascii="Symbol" w:hAnsi="Symbol" w:hint="default"/>
      </w:rPr>
    </w:lvl>
    <w:lvl w:ilvl="7" w:tplc="04090003" w:tentative="1">
      <w:start w:val="1"/>
      <w:numFmt w:val="bullet"/>
      <w:lvlText w:val="o"/>
      <w:lvlJc w:val="left"/>
      <w:pPr>
        <w:ind w:left="6273" w:hanging="360"/>
      </w:pPr>
      <w:rPr>
        <w:rFonts w:ascii="Courier New" w:hAnsi="Courier New" w:cs="Courier New" w:hint="default"/>
      </w:rPr>
    </w:lvl>
    <w:lvl w:ilvl="8" w:tplc="04090005" w:tentative="1">
      <w:start w:val="1"/>
      <w:numFmt w:val="bullet"/>
      <w:lvlText w:val=""/>
      <w:lvlJc w:val="left"/>
      <w:pPr>
        <w:ind w:left="6993" w:hanging="360"/>
      </w:pPr>
      <w:rPr>
        <w:rFonts w:ascii="Wingdings" w:hAnsi="Wingdings" w:hint="default"/>
      </w:rPr>
    </w:lvl>
  </w:abstractNum>
  <w:abstractNum w:abstractNumId="10" w15:restartNumberingAfterBreak="0">
    <w:nsid w:val="16A625F5"/>
    <w:multiLevelType w:val="hybridMultilevel"/>
    <w:tmpl w:val="D40C588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1F0E0EA4"/>
    <w:multiLevelType w:val="hybridMultilevel"/>
    <w:tmpl w:val="C87E3CA6"/>
    <w:lvl w:ilvl="0" w:tplc="49A6EC60">
      <w:numFmt w:val="bullet"/>
      <w:lvlText w:val="•"/>
      <w:lvlJc w:val="left"/>
      <w:rPr>
        <w:rFonts w:ascii="Arial" w:hAnsi="Arial" w:hint="default"/>
      </w:rPr>
    </w:lvl>
    <w:lvl w:ilvl="1" w:tplc="FFFFFFFF" w:tentative="1">
      <w:start w:val="1"/>
      <w:numFmt w:val="bullet"/>
      <w:lvlText w:val="o"/>
      <w:lvlJc w:val="left"/>
      <w:pPr>
        <w:ind w:left="2018" w:hanging="360"/>
      </w:pPr>
      <w:rPr>
        <w:rFonts w:ascii="Cambria Math" w:hAnsi="Cambria Math" w:cs="Cambria Math" w:hint="default"/>
      </w:rPr>
    </w:lvl>
    <w:lvl w:ilvl="2" w:tplc="FFFFFFFF" w:tentative="1">
      <w:start w:val="1"/>
      <w:numFmt w:val="bullet"/>
      <w:lvlText w:val=""/>
      <w:lvlJc w:val="left"/>
      <w:pPr>
        <w:ind w:left="2738" w:hanging="360"/>
      </w:pPr>
      <w:rPr>
        <w:rFonts w:ascii="TimesNewRomanPS-ItalicMT" w:hAnsi="TimesNewRomanPS-ItalicMT" w:hint="default"/>
      </w:rPr>
    </w:lvl>
    <w:lvl w:ilvl="3" w:tplc="FFFFFFFF" w:tentative="1">
      <w:start w:val="1"/>
      <w:numFmt w:val="bullet"/>
      <w:lvlText w:val=""/>
      <w:lvlJc w:val="left"/>
      <w:pPr>
        <w:ind w:left="3458" w:hanging="360"/>
      </w:pPr>
      <w:rPr>
        <w:rFonts w:ascii="Calibri Light" w:hAnsi="Calibri Light" w:hint="default"/>
      </w:rPr>
    </w:lvl>
    <w:lvl w:ilvl="4" w:tplc="FFFFFFFF" w:tentative="1">
      <w:start w:val="1"/>
      <w:numFmt w:val="bullet"/>
      <w:lvlText w:val="o"/>
      <w:lvlJc w:val="left"/>
      <w:pPr>
        <w:ind w:left="4178" w:hanging="360"/>
      </w:pPr>
      <w:rPr>
        <w:rFonts w:ascii="Cambria Math" w:hAnsi="Cambria Math" w:cs="Cambria Math" w:hint="default"/>
      </w:rPr>
    </w:lvl>
    <w:lvl w:ilvl="5" w:tplc="FFFFFFFF" w:tentative="1">
      <w:start w:val="1"/>
      <w:numFmt w:val="bullet"/>
      <w:lvlText w:val=""/>
      <w:lvlJc w:val="left"/>
      <w:pPr>
        <w:ind w:left="4898" w:hanging="360"/>
      </w:pPr>
      <w:rPr>
        <w:rFonts w:ascii="TimesNewRomanPS-ItalicMT" w:hAnsi="TimesNewRomanPS-ItalicMT" w:hint="default"/>
      </w:rPr>
    </w:lvl>
    <w:lvl w:ilvl="6" w:tplc="FFFFFFFF" w:tentative="1">
      <w:start w:val="1"/>
      <w:numFmt w:val="bullet"/>
      <w:lvlText w:val=""/>
      <w:lvlJc w:val="left"/>
      <w:pPr>
        <w:ind w:left="5618" w:hanging="360"/>
      </w:pPr>
      <w:rPr>
        <w:rFonts w:ascii="Calibri Light" w:hAnsi="Calibri Light" w:hint="default"/>
      </w:rPr>
    </w:lvl>
    <w:lvl w:ilvl="7" w:tplc="FFFFFFFF" w:tentative="1">
      <w:start w:val="1"/>
      <w:numFmt w:val="bullet"/>
      <w:lvlText w:val="o"/>
      <w:lvlJc w:val="left"/>
      <w:pPr>
        <w:ind w:left="6338" w:hanging="360"/>
      </w:pPr>
      <w:rPr>
        <w:rFonts w:ascii="Cambria Math" w:hAnsi="Cambria Math" w:cs="Cambria Math" w:hint="default"/>
      </w:rPr>
    </w:lvl>
    <w:lvl w:ilvl="8" w:tplc="FFFFFFFF" w:tentative="1">
      <w:start w:val="1"/>
      <w:numFmt w:val="bullet"/>
      <w:lvlText w:val=""/>
      <w:lvlJc w:val="left"/>
      <w:pPr>
        <w:ind w:left="7058" w:hanging="360"/>
      </w:pPr>
      <w:rPr>
        <w:rFonts w:ascii="TimesNewRomanPS-ItalicMT" w:hAnsi="TimesNewRomanPS-ItalicMT" w:hint="default"/>
      </w:rPr>
    </w:lvl>
  </w:abstractNum>
  <w:abstractNum w:abstractNumId="12" w15:restartNumberingAfterBreak="0">
    <w:nsid w:val="22277026"/>
    <w:multiLevelType w:val="hybridMultilevel"/>
    <w:tmpl w:val="735065B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6037508"/>
    <w:multiLevelType w:val="hybridMultilevel"/>
    <w:tmpl w:val="2EB2CAE8"/>
    <w:lvl w:ilvl="0" w:tplc="30823668">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ambria Math" w:hAnsi="Cambria Math" w:cs="Cambria Math" w:hint="default"/>
      </w:rPr>
    </w:lvl>
    <w:lvl w:ilvl="2" w:tplc="04090005" w:tentative="1">
      <w:start w:val="1"/>
      <w:numFmt w:val="bullet"/>
      <w:lvlText w:val=""/>
      <w:lvlJc w:val="left"/>
      <w:pPr>
        <w:ind w:left="2160" w:hanging="360"/>
      </w:pPr>
      <w:rPr>
        <w:rFonts w:ascii="TimesNewRomanPS-ItalicMT" w:hAnsi="TimesNewRomanPS-ItalicMT" w:hint="default"/>
      </w:rPr>
    </w:lvl>
    <w:lvl w:ilvl="3" w:tplc="04090001" w:tentative="1">
      <w:start w:val="1"/>
      <w:numFmt w:val="bullet"/>
      <w:lvlText w:val=""/>
      <w:lvlJc w:val="left"/>
      <w:pPr>
        <w:ind w:left="2880" w:hanging="360"/>
      </w:pPr>
      <w:rPr>
        <w:rFonts w:ascii="Calibri Light" w:hAnsi="Calibri Light"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TimesNewRomanPS-ItalicMT" w:hAnsi="TimesNewRomanPS-ItalicMT" w:hint="default"/>
      </w:rPr>
    </w:lvl>
    <w:lvl w:ilvl="6" w:tplc="04090001" w:tentative="1">
      <w:start w:val="1"/>
      <w:numFmt w:val="bullet"/>
      <w:lvlText w:val=""/>
      <w:lvlJc w:val="left"/>
      <w:pPr>
        <w:ind w:left="5040" w:hanging="360"/>
      </w:pPr>
      <w:rPr>
        <w:rFonts w:ascii="Calibri Light" w:hAnsi="Calibri Light"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TimesNewRomanPS-ItalicMT" w:hAnsi="TimesNewRomanPS-ItalicMT" w:hint="default"/>
      </w:rPr>
    </w:lvl>
  </w:abstractNum>
  <w:abstractNum w:abstractNumId="14" w15:restartNumberingAfterBreak="0">
    <w:nsid w:val="267918F0"/>
    <w:multiLevelType w:val="hybridMultilevel"/>
    <w:tmpl w:val="BD1698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6A65B6A"/>
    <w:multiLevelType w:val="hybridMultilevel"/>
    <w:tmpl w:val="298EAF68"/>
    <w:lvl w:ilvl="0" w:tplc="70BA1E6E">
      <w:start w:val="1"/>
      <w:numFmt w:val="lowerLetter"/>
      <w:pStyle w:val="u4"/>
      <w:lvlText w:val="%1)"/>
      <w:lvlJc w:val="left"/>
      <w:pPr>
        <w:ind w:left="1212" w:hanging="360"/>
      </w:pPr>
      <w:rPr>
        <w:b w:val="0"/>
        <w:bCs w:val="0"/>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16" w15:restartNumberingAfterBreak="0">
    <w:nsid w:val="363714E8"/>
    <w:multiLevelType w:val="hybridMultilevel"/>
    <w:tmpl w:val="E3026F90"/>
    <w:lvl w:ilvl="0" w:tplc="04090001">
      <w:start w:val="1"/>
      <w:numFmt w:val="bullet"/>
      <w:lvlText w:val=""/>
      <w:lvlJc w:val="left"/>
      <w:rPr>
        <w:rFonts w:ascii="Symbol" w:hAnsi="Symbol" w:hint="default"/>
      </w:rPr>
    </w:lvl>
    <w:lvl w:ilvl="1" w:tplc="04090003">
      <w:start w:val="1"/>
      <w:numFmt w:val="bullet"/>
      <w:lvlText w:val="o"/>
      <w:lvlJc w:val="left"/>
      <w:pPr>
        <w:ind w:left="1604" w:hanging="360"/>
      </w:pPr>
      <w:rPr>
        <w:rFonts w:ascii="Cambria Math" w:hAnsi="Cambria Math" w:cs="Cambria Math" w:hint="default"/>
      </w:rPr>
    </w:lvl>
    <w:lvl w:ilvl="2" w:tplc="04090005" w:tentative="1">
      <w:start w:val="1"/>
      <w:numFmt w:val="bullet"/>
      <w:lvlText w:val=""/>
      <w:lvlJc w:val="left"/>
      <w:pPr>
        <w:ind w:left="2324" w:hanging="360"/>
      </w:pPr>
      <w:rPr>
        <w:rFonts w:ascii="TimesNewRomanPS-ItalicMT" w:hAnsi="TimesNewRomanPS-ItalicMT" w:hint="default"/>
      </w:rPr>
    </w:lvl>
    <w:lvl w:ilvl="3" w:tplc="04090001" w:tentative="1">
      <w:start w:val="1"/>
      <w:numFmt w:val="bullet"/>
      <w:lvlText w:val=""/>
      <w:lvlJc w:val="left"/>
      <w:pPr>
        <w:ind w:left="3044" w:hanging="360"/>
      </w:pPr>
      <w:rPr>
        <w:rFonts w:ascii="Calibri Light" w:hAnsi="Calibri Light" w:hint="default"/>
      </w:rPr>
    </w:lvl>
    <w:lvl w:ilvl="4" w:tplc="04090003" w:tentative="1">
      <w:start w:val="1"/>
      <w:numFmt w:val="bullet"/>
      <w:lvlText w:val="o"/>
      <w:lvlJc w:val="left"/>
      <w:pPr>
        <w:ind w:left="3764" w:hanging="360"/>
      </w:pPr>
      <w:rPr>
        <w:rFonts w:ascii="Cambria Math" w:hAnsi="Cambria Math" w:cs="Cambria Math" w:hint="default"/>
      </w:rPr>
    </w:lvl>
    <w:lvl w:ilvl="5" w:tplc="04090005" w:tentative="1">
      <w:start w:val="1"/>
      <w:numFmt w:val="bullet"/>
      <w:lvlText w:val=""/>
      <w:lvlJc w:val="left"/>
      <w:pPr>
        <w:ind w:left="4484" w:hanging="360"/>
      </w:pPr>
      <w:rPr>
        <w:rFonts w:ascii="TimesNewRomanPS-ItalicMT" w:hAnsi="TimesNewRomanPS-ItalicMT" w:hint="default"/>
      </w:rPr>
    </w:lvl>
    <w:lvl w:ilvl="6" w:tplc="04090001" w:tentative="1">
      <w:start w:val="1"/>
      <w:numFmt w:val="bullet"/>
      <w:lvlText w:val=""/>
      <w:lvlJc w:val="left"/>
      <w:pPr>
        <w:ind w:left="5204" w:hanging="360"/>
      </w:pPr>
      <w:rPr>
        <w:rFonts w:ascii="Calibri Light" w:hAnsi="Calibri Light" w:hint="default"/>
      </w:rPr>
    </w:lvl>
    <w:lvl w:ilvl="7" w:tplc="04090003" w:tentative="1">
      <w:start w:val="1"/>
      <w:numFmt w:val="bullet"/>
      <w:lvlText w:val="o"/>
      <w:lvlJc w:val="left"/>
      <w:pPr>
        <w:ind w:left="5924" w:hanging="360"/>
      </w:pPr>
      <w:rPr>
        <w:rFonts w:ascii="Cambria Math" w:hAnsi="Cambria Math" w:cs="Cambria Math" w:hint="default"/>
      </w:rPr>
    </w:lvl>
    <w:lvl w:ilvl="8" w:tplc="04090005" w:tentative="1">
      <w:start w:val="1"/>
      <w:numFmt w:val="bullet"/>
      <w:lvlText w:val=""/>
      <w:lvlJc w:val="left"/>
      <w:pPr>
        <w:ind w:left="6644" w:hanging="360"/>
      </w:pPr>
      <w:rPr>
        <w:rFonts w:ascii="TimesNewRomanPS-ItalicMT" w:hAnsi="TimesNewRomanPS-ItalicMT" w:hint="default"/>
      </w:rPr>
    </w:lvl>
  </w:abstractNum>
  <w:abstractNum w:abstractNumId="17" w15:restartNumberingAfterBreak="0">
    <w:nsid w:val="368300A7"/>
    <w:multiLevelType w:val="hybridMultilevel"/>
    <w:tmpl w:val="8C7A9882"/>
    <w:lvl w:ilvl="0" w:tplc="04090003">
      <w:start w:val="1"/>
      <w:numFmt w:val="bullet"/>
      <w:lvlText w:val="o"/>
      <w:lvlJc w:val="left"/>
      <w:pPr>
        <w:ind w:left="2018" w:hanging="360"/>
      </w:pPr>
      <w:rPr>
        <w:rFonts w:ascii="Courier New" w:hAnsi="Courier New" w:cs="Courier New"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18" w15:restartNumberingAfterBreak="0">
    <w:nsid w:val="372F3DB1"/>
    <w:multiLevelType w:val="multilevel"/>
    <w:tmpl w:val="31B8BAAA"/>
    <w:lvl w:ilvl="0">
      <w:start w:val="1"/>
      <w:numFmt w:val="decimal"/>
      <w:pStyle w:val="u1"/>
      <w:lvlText w:val="Chương %1: "/>
      <w:lvlJc w:val="left"/>
      <w:pPr>
        <w:ind w:left="360" w:hanging="360"/>
      </w:pPr>
      <w:rPr>
        <w:rFonts w:ascii="Times New Roman" w:hAnsi="Times New Roman" w:cs="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u2"/>
      <w:lvlText w:val="%1.%2"/>
      <w:lvlJc w:val="left"/>
      <w:pPr>
        <w:ind w:left="1001" w:hanging="576"/>
      </w:pPr>
      <w:rPr>
        <w:sz w:val="26"/>
        <w:szCs w:val="26"/>
      </w:rPr>
    </w:lvl>
    <w:lvl w:ilvl="2">
      <w:start w:val="1"/>
      <w:numFmt w:val="decimal"/>
      <w:pStyle w:val="u3"/>
      <w:lvlText w:val="%1.%2.%3"/>
      <w:lvlJc w:val="left"/>
      <w:pPr>
        <w:ind w:left="1429" w:hanging="720"/>
      </w:pPr>
      <w:rPr>
        <w:rFonts w:hint="default"/>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lvlText w:val=""/>
      <w:lvlJc w:val="left"/>
      <w:pPr>
        <w:ind w:left="1008" w:hanging="1008"/>
      </w:pPr>
      <w:rPr>
        <w:rFonts w:ascii="Cambria Math" w:hAnsi="Cambria Math"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19" w15:restartNumberingAfterBreak="0">
    <w:nsid w:val="3763140C"/>
    <w:multiLevelType w:val="hybridMultilevel"/>
    <w:tmpl w:val="B2F63D1C"/>
    <w:lvl w:ilvl="0" w:tplc="04090005">
      <w:start w:val="1"/>
      <w:numFmt w:val="bullet"/>
      <w:lvlText w:val=""/>
      <w:lvlJc w:val="left"/>
      <w:pPr>
        <w:ind w:left="7767"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3BCC51B5"/>
    <w:multiLevelType w:val="hybridMultilevel"/>
    <w:tmpl w:val="ACB6477A"/>
    <w:lvl w:ilvl="0" w:tplc="30823668">
      <w:start w:val="2"/>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4B474A7"/>
    <w:multiLevelType w:val="multilevel"/>
    <w:tmpl w:val="FEB87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5436FDF"/>
    <w:multiLevelType w:val="hybridMultilevel"/>
    <w:tmpl w:val="9AC2AFCA"/>
    <w:lvl w:ilvl="0" w:tplc="30823668">
      <w:start w:val="2"/>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SymbolMT" w:hAnsi="SymbolMT" w:cs="SymbolMT" w:hint="default"/>
      </w:rPr>
    </w:lvl>
    <w:lvl w:ilvl="2" w:tplc="04090005" w:tentative="1">
      <w:start w:val="1"/>
      <w:numFmt w:val="bullet"/>
      <w:lvlText w:val=""/>
      <w:lvlJc w:val="left"/>
      <w:pPr>
        <w:ind w:left="1800" w:hanging="360"/>
      </w:pPr>
      <w:rPr>
        <w:rFonts w:ascii="Cambria Math" w:hAnsi="Cambria Math" w:hint="default"/>
      </w:rPr>
    </w:lvl>
    <w:lvl w:ilvl="3" w:tplc="04090001" w:tentative="1">
      <w:start w:val="1"/>
      <w:numFmt w:val="bullet"/>
      <w:lvlText w:val=""/>
      <w:lvlJc w:val="left"/>
      <w:pPr>
        <w:ind w:left="2520" w:hanging="360"/>
      </w:pPr>
      <w:rPr>
        <w:rFonts w:ascii="TimesNewRomanPS-ItalicMT" w:hAnsi="TimesNewRomanPS-ItalicMT" w:hint="default"/>
      </w:rPr>
    </w:lvl>
    <w:lvl w:ilvl="4" w:tplc="04090003" w:tentative="1">
      <w:start w:val="1"/>
      <w:numFmt w:val="bullet"/>
      <w:lvlText w:val="o"/>
      <w:lvlJc w:val="left"/>
      <w:pPr>
        <w:ind w:left="3240" w:hanging="360"/>
      </w:pPr>
      <w:rPr>
        <w:rFonts w:ascii="SymbolMT" w:hAnsi="SymbolMT" w:cs="SymbolMT" w:hint="default"/>
      </w:rPr>
    </w:lvl>
    <w:lvl w:ilvl="5" w:tplc="04090005" w:tentative="1">
      <w:start w:val="1"/>
      <w:numFmt w:val="bullet"/>
      <w:lvlText w:val=""/>
      <w:lvlJc w:val="left"/>
      <w:pPr>
        <w:ind w:left="3960" w:hanging="360"/>
      </w:pPr>
      <w:rPr>
        <w:rFonts w:ascii="Cambria Math" w:hAnsi="Cambria Math" w:hint="default"/>
      </w:rPr>
    </w:lvl>
    <w:lvl w:ilvl="6" w:tplc="04090001" w:tentative="1">
      <w:start w:val="1"/>
      <w:numFmt w:val="bullet"/>
      <w:lvlText w:val=""/>
      <w:lvlJc w:val="left"/>
      <w:pPr>
        <w:ind w:left="4680" w:hanging="360"/>
      </w:pPr>
      <w:rPr>
        <w:rFonts w:ascii="TimesNewRomanPS-ItalicMT" w:hAnsi="TimesNewRomanPS-ItalicMT" w:hint="default"/>
      </w:rPr>
    </w:lvl>
    <w:lvl w:ilvl="7" w:tplc="04090003" w:tentative="1">
      <w:start w:val="1"/>
      <w:numFmt w:val="bullet"/>
      <w:lvlText w:val="o"/>
      <w:lvlJc w:val="left"/>
      <w:pPr>
        <w:ind w:left="5400" w:hanging="360"/>
      </w:pPr>
      <w:rPr>
        <w:rFonts w:ascii="SymbolMT" w:hAnsi="SymbolMT" w:cs="SymbolMT" w:hint="default"/>
      </w:rPr>
    </w:lvl>
    <w:lvl w:ilvl="8" w:tplc="04090005" w:tentative="1">
      <w:start w:val="1"/>
      <w:numFmt w:val="bullet"/>
      <w:lvlText w:val=""/>
      <w:lvlJc w:val="left"/>
      <w:pPr>
        <w:ind w:left="6120" w:hanging="360"/>
      </w:pPr>
      <w:rPr>
        <w:rFonts w:ascii="Cambria Math" w:hAnsi="Cambria Math" w:hint="default"/>
      </w:rPr>
    </w:lvl>
  </w:abstractNum>
  <w:abstractNum w:abstractNumId="23" w15:restartNumberingAfterBreak="0">
    <w:nsid w:val="46294B5D"/>
    <w:multiLevelType w:val="hybridMultilevel"/>
    <w:tmpl w:val="EEF0ECCE"/>
    <w:lvl w:ilvl="0" w:tplc="04090017">
      <w:start w:val="1"/>
      <w:numFmt w:val="lowerLetter"/>
      <w:lvlText w:val="%1)"/>
      <w:lvlJc w:val="left"/>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4B9E3B56"/>
    <w:multiLevelType w:val="hybridMultilevel"/>
    <w:tmpl w:val="4AD4FF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03966E0"/>
    <w:multiLevelType w:val="hybridMultilevel"/>
    <w:tmpl w:val="ACD4AB40"/>
    <w:lvl w:ilvl="0" w:tplc="04DCD41C">
      <w:start w:val="1"/>
      <w:numFmt w:val="lowerLetter"/>
      <w:lvlText w:val="%1)"/>
      <w:lvlJc w:val="left"/>
      <w:pPr>
        <w:ind w:left="1644" w:hanging="360"/>
      </w:pPr>
      <w:rPr>
        <w:rFonts w:hint="default"/>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26" w15:restartNumberingAfterBreak="0">
    <w:nsid w:val="50E05FD5"/>
    <w:multiLevelType w:val="hybridMultilevel"/>
    <w:tmpl w:val="775A2204"/>
    <w:lvl w:ilvl="0" w:tplc="4348A28A">
      <w:start w:val="1"/>
      <w:numFmt w:val="bullet"/>
      <w:lvlText w:val="◈"/>
      <w:lvlJc w:val="left"/>
      <w:pPr>
        <w:tabs>
          <w:tab w:val="num" w:pos="720"/>
        </w:tabs>
        <w:ind w:left="720" w:hanging="360"/>
      </w:pPr>
      <w:rPr>
        <w:rFonts w:ascii="Tinos" w:hAnsi="Tinos" w:hint="default"/>
      </w:rPr>
    </w:lvl>
    <w:lvl w:ilvl="1" w:tplc="252A3410" w:tentative="1">
      <w:start w:val="1"/>
      <w:numFmt w:val="bullet"/>
      <w:lvlText w:val="◈"/>
      <w:lvlJc w:val="left"/>
      <w:pPr>
        <w:tabs>
          <w:tab w:val="num" w:pos="1440"/>
        </w:tabs>
        <w:ind w:left="1440" w:hanging="360"/>
      </w:pPr>
      <w:rPr>
        <w:rFonts w:ascii="Tinos" w:hAnsi="Tinos" w:hint="default"/>
      </w:rPr>
    </w:lvl>
    <w:lvl w:ilvl="2" w:tplc="CE46E7D8" w:tentative="1">
      <w:start w:val="1"/>
      <w:numFmt w:val="bullet"/>
      <w:lvlText w:val="◈"/>
      <w:lvlJc w:val="left"/>
      <w:pPr>
        <w:tabs>
          <w:tab w:val="num" w:pos="2160"/>
        </w:tabs>
        <w:ind w:left="2160" w:hanging="360"/>
      </w:pPr>
      <w:rPr>
        <w:rFonts w:ascii="Tinos" w:hAnsi="Tinos" w:hint="default"/>
      </w:rPr>
    </w:lvl>
    <w:lvl w:ilvl="3" w:tplc="E9AC28A6" w:tentative="1">
      <w:start w:val="1"/>
      <w:numFmt w:val="bullet"/>
      <w:lvlText w:val="◈"/>
      <w:lvlJc w:val="left"/>
      <w:pPr>
        <w:tabs>
          <w:tab w:val="num" w:pos="2880"/>
        </w:tabs>
        <w:ind w:left="2880" w:hanging="360"/>
      </w:pPr>
      <w:rPr>
        <w:rFonts w:ascii="Tinos" w:hAnsi="Tinos" w:hint="default"/>
      </w:rPr>
    </w:lvl>
    <w:lvl w:ilvl="4" w:tplc="AE4C0924" w:tentative="1">
      <w:start w:val="1"/>
      <w:numFmt w:val="bullet"/>
      <w:lvlText w:val="◈"/>
      <w:lvlJc w:val="left"/>
      <w:pPr>
        <w:tabs>
          <w:tab w:val="num" w:pos="3600"/>
        </w:tabs>
        <w:ind w:left="3600" w:hanging="360"/>
      </w:pPr>
      <w:rPr>
        <w:rFonts w:ascii="Tinos" w:hAnsi="Tinos" w:hint="default"/>
      </w:rPr>
    </w:lvl>
    <w:lvl w:ilvl="5" w:tplc="11C62866" w:tentative="1">
      <w:start w:val="1"/>
      <w:numFmt w:val="bullet"/>
      <w:lvlText w:val="◈"/>
      <w:lvlJc w:val="left"/>
      <w:pPr>
        <w:tabs>
          <w:tab w:val="num" w:pos="4320"/>
        </w:tabs>
        <w:ind w:left="4320" w:hanging="360"/>
      </w:pPr>
      <w:rPr>
        <w:rFonts w:ascii="Tinos" w:hAnsi="Tinos" w:hint="default"/>
      </w:rPr>
    </w:lvl>
    <w:lvl w:ilvl="6" w:tplc="1480C5D0" w:tentative="1">
      <w:start w:val="1"/>
      <w:numFmt w:val="bullet"/>
      <w:lvlText w:val="◈"/>
      <w:lvlJc w:val="left"/>
      <w:pPr>
        <w:tabs>
          <w:tab w:val="num" w:pos="5040"/>
        </w:tabs>
        <w:ind w:left="5040" w:hanging="360"/>
      </w:pPr>
      <w:rPr>
        <w:rFonts w:ascii="Tinos" w:hAnsi="Tinos" w:hint="default"/>
      </w:rPr>
    </w:lvl>
    <w:lvl w:ilvl="7" w:tplc="6256EB48" w:tentative="1">
      <w:start w:val="1"/>
      <w:numFmt w:val="bullet"/>
      <w:lvlText w:val="◈"/>
      <w:lvlJc w:val="left"/>
      <w:pPr>
        <w:tabs>
          <w:tab w:val="num" w:pos="5760"/>
        </w:tabs>
        <w:ind w:left="5760" w:hanging="360"/>
      </w:pPr>
      <w:rPr>
        <w:rFonts w:ascii="Tinos" w:hAnsi="Tinos" w:hint="default"/>
      </w:rPr>
    </w:lvl>
    <w:lvl w:ilvl="8" w:tplc="BD6A20FC" w:tentative="1">
      <w:start w:val="1"/>
      <w:numFmt w:val="bullet"/>
      <w:lvlText w:val="◈"/>
      <w:lvlJc w:val="left"/>
      <w:pPr>
        <w:tabs>
          <w:tab w:val="num" w:pos="6480"/>
        </w:tabs>
        <w:ind w:left="6480" w:hanging="360"/>
      </w:pPr>
      <w:rPr>
        <w:rFonts w:ascii="Tinos" w:hAnsi="Tinos" w:hint="default"/>
      </w:rPr>
    </w:lvl>
  </w:abstractNum>
  <w:abstractNum w:abstractNumId="27" w15:restartNumberingAfterBreak="0">
    <w:nsid w:val="54F90A6F"/>
    <w:multiLevelType w:val="hybridMultilevel"/>
    <w:tmpl w:val="DD56CC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E27260"/>
    <w:multiLevelType w:val="hybridMultilevel"/>
    <w:tmpl w:val="569030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7466C9E"/>
    <w:multiLevelType w:val="hybridMultilevel"/>
    <w:tmpl w:val="224AC612"/>
    <w:lvl w:ilvl="0" w:tplc="4F225B62">
      <w:start w:val="1"/>
      <w:numFmt w:val="lowerLetter"/>
      <w:lvlText w:val="%1&gt;"/>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0" w15:restartNumberingAfterBreak="0">
    <w:nsid w:val="578C504A"/>
    <w:multiLevelType w:val="hybridMultilevel"/>
    <w:tmpl w:val="FD60D522"/>
    <w:lvl w:ilvl="0" w:tplc="C1D6D4F8">
      <w:start w:val="1"/>
      <w:numFmt w:val="bullet"/>
      <w:pStyle w:val="u5"/>
      <w:lvlText w:val=""/>
      <w:lvlJc w:val="left"/>
      <w:pPr>
        <w:ind w:left="1571" w:hanging="360"/>
      </w:pPr>
      <w:rPr>
        <w:rFonts w:ascii="TimesNewRomanPS-ItalicMT" w:hAnsi="TimesNewRomanPS-ItalicMT" w:hint="default"/>
      </w:rPr>
    </w:lvl>
    <w:lvl w:ilvl="1" w:tplc="04090003" w:tentative="1">
      <w:start w:val="1"/>
      <w:numFmt w:val="bullet"/>
      <w:lvlText w:val="o"/>
      <w:lvlJc w:val="left"/>
      <w:pPr>
        <w:ind w:left="2291" w:hanging="360"/>
      </w:pPr>
      <w:rPr>
        <w:rFonts w:ascii="Cambria Math" w:hAnsi="Cambria Math" w:cs="Cambria Math" w:hint="default"/>
      </w:rPr>
    </w:lvl>
    <w:lvl w:ilvl="2" w:tplc="04090005" w:tentative="1">
      <w:start w:val="1"/>
      <w:numFmt w:val="bullet"/>
      <w:lvlText w:val=""/>
      <w:lvlJc w:val="left"/>
      <w:pPr>
        <w:ind w:left="3011" w:hanging="360"/>
      </w:pPr>
      <w:rPr>
        <w:rFonts w:ascii="TimesNewRomanPS-ItalicMT" w:hAnsi="TimesNewRomanPS-ItalicMT" w:hint="default"/>
      </w:rPr>
    </w:lvl>
    <w:lvl w:ilvl="3" w:tplc="04090001" w:tentative="1">
      <w:start w:val="1"/>
      <w:numFmt w:val="bullet"/>
      <w:lvlText w:val=""/>
      <w:lvlJc w:val="left"/>
      <w:pPr>
        <w:ind w:left="3731" w:hanging="360"/>
      </w:pPr>
      <w:rPr>
        <w:rFonts w:ascii="Calibri Light" w:hAnsi="Calibri Light" w:hint="default"/>
      </w:rPr>
    </w:lvl>
    <w:lvl w:ilvl="4" w:tplc="04090003" w:tentative="1">
      <w:start w:val="1"/>
      <w:numFmt w:val="bullet"/>
      <w:lvlText w:val="o"/>
      <w:lvlJc w:val="left"/>
      <w:pPr>
        <w:ind w:left="4451" w:hanging="360"/>
      </w:pPr>
      <w:rPr>
        <w:rFonts w:ascii="Cambria Math" w:hAnsi="Cambria Math" w:cs="Cambria Math" w:hint="default"/>
      </w:rPr>
    </w:lvl>
    <w:lvl w:ilvl="5" w:tplc="04090005" w:tentative="1">
      <w:start w:val="1"/>
      <w:numFmt w:val="bullet"/>
      <w:lvlText w:val=""/>
      <w:lvlJc w:val="left"/>
      <w:pPr>
        <w:ind w:left="5171" w:hanging="360"/>
      </w:pPr>
      <w:rPr>
        <w:rFonts w:ascii="TimesNewRomanPS-ItalicMT" w:hAnsi="TimesNewRomanPS-ItalicMT" w:hint="default"/>
      </w:rPr>
    </w:lvl>
    <w:lvl w:ilvl="6" w:tplc="04090001" w:tentative="1">
      <w:start w:val="1"/>
      <w:numFmt w:val="bullet"/>
      <w:lvlText w:val=""/>
      <w:lvlJc w:val="left"/>
      <w:pPr>
        <w:ind w:left="5891" w:hanging="360"/>
      </w:pPr>
      <w:rPr>
        <w:rFonts w:ascii="Calibri Light" w:hAnsi="Calibri Light" w:hint="default"/>
      </w:rPr>
    </w:lvl>
    <w:lvl w:ilvl="7" w:tplc="04090003" w:tentative="1">
      <w:start w:val="1"/>
      <w:numFmt w:val="bullet"/>
      <w:lvlText w:val="o"/>
      <w:lvlJc w:val="left"/>
      <w:pPr>
        <w:ind w:left="6611" w:hanging="360"/>
      </w:pPr>
      <w:rPr>
        <w:rFonts w:ascii="Cambria Math" w:hAnsi="Cambria Math" w:cs="Cambria Math" w:hint="default"/>
      </w:rPr>
    </w:lvl>
    <w:lvl w:ilvl="8" w:tplc="04090005" w:tentative="1">
      <w:start w:val="1"/>
      <w:numFmt w:val="bullet"/>
      <w:lvlText w:val=""/>
      <w:lvlJc w:val="left"/>
      <w:pPr>
        <w:ind w:left="7331" w:hanging="360"/>
      </w:pPr>
      <w:rPr>
        <w:rFonts w:ascii="TimesNewRomanPS-ItalicMT" w:hAnsi="TimesNewRomanPS-ItalicMT" w:hint="default"/>
      </w:rPr>
    </w:lvl>
  </w:abstractNum>
  <w:abstractNum w:abstractNumId="31" w15:restartNumberingAfterBreak="0">
    <w:nsid w:val="5CC0060A"/>
    <w:multiLevelType w:val="hybridMultilevel"/>
    <w:tmpl w:val="BAD403B4"/>
    <w:lvl w:ilvl="0" w:tplc="30823668">
      <w:start w:val="2"/>
      <w:numFmt w:val="bullet"/>
      <w:lvlText w:val="-"/>
      <w:lvlJc w:val="left"/>
      <w:pPr>
        <w:ind w:left="1287" w:hanging="360"/>
      </w:pPr>
      <w:rPr>
        <w:rFonts w:ascii="Calibri" w:eastAsiaTheme="minorHAnsi" w:hAnsi="Calibri" w:cs="Calibri"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6652226E"/>
    <w:multiLevelType w:val="hybridMultilevel"/>
    <w:tmpl w:val="32F8AFDC"/>
    <w:lvl w:ilvl="0" w:tplc="30823668">
      <w:start w:val="2"/>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ambria Math" w:hAnsi="Cambria Math" w:cs="Cambria Math" w:hint="default"/>
      </w:rPr>
    </w:lvl>
    <w:lvl w:ilvl="2" w:tplc="04090005" w:tentative="1">
      <w:start w:val="1"/>
      <w:numFmt w:val="bullet"/>
      <w:lvlText w:val=""/>
      <w:lvlJc w:val="left"/>
      <w:pPr>
        <w:ind w:left="3600" w:hanging="360"/>
      </w:pPr>
      <w:rPr>
        <w:rFonts w:ascii="TimesNewRomanPS-ItalicMT" w:hAnsi="TimesNewRomanPS-ItalicMT" w:hint="default"/>
      </w:rPr>
    </w:lvl>
    <w:lvl w:ilvl="3" w:tplc="04090001" w:tentative="1">
      <w:start w:val="1"/>
      <w:numFmt w:val="bullet"/>
      <w:lvlText w:val=""/>
      <w:lvlJc w:val="left"/>
      <w:pPr>
        <w:ind w:left="4320" w:hanging="360"/>
      </w:pPr>
      <w:rPr>
        <w:rFonts w:ascii="Calibri Light" w:hAnsi="Calibri Light" w:hint="default"/>
      </w:rPr>
    </w:lvl>
    <w:lvl w:ilvl="4" w:tplc="04090003" w:tentative="1">
      <w:start w:val="1"/>
      <w:numFmt w:val="bullet"/>
      <w:lvlText w:val="o"/>
      <w:lvlJc w:val="left"/>
      <w:pPr>
        <w:ind w:left="5040" w:hanging="360"/>
      </w:pPr>
      <w:rPr>
        <w:rFonts w:ascii="Cambria Math" w:hAnsi="Cambria Math" w:cs="Cambria Math" w:hint="default"/>
      </w:rPr>
    </w:lvl>
    <w:lvl w:ilvl="5" w:tplc="04090005" w:tentative="1">
      <w:start w:val="1"/>
      <w:numFmt w:val="bullet"/>
      <w:lvlText w:val=""/>
      <w:lvlJc w:val="left"/>
      <w:pPr>
        <w:ind w:left="5760" w:hanging="360"/>
      </w:pPr>
      <w:rPr>
        <w:rFonts w:ascii="TimesNewRomanPS-ItalicMT" w:hAnsi="TimesNewRomanPS-ItalicMT" w:hint="default"/>
      </w:rPr>
    </w:lvl>
    <w:lvl w:ilvl="6" w:tplc="04090001" w:tentative="1">
      <w:start w:val="1"/>
      <w:numFmt w:val="bullet"/>
      <w:lvlText w:val=""/>
      <w:lvlJc w:val="left"/>
      <w:pPr>
        <w:ind w:left="6480" w:hanging="360"/>
      </w:pPr>
      <w:rPr>
        <w:rFonts w:ascii="Calibri Light" w:hAnsi="Calibri Light" w:hint="default"/>
      </w:rPr>
    </w:lvl>
    <w:lvl w:ilvl="7" w:tplc="04090003" w:tentative="1">
      <w:start w:val="1"/>
      <w:numFmt w:val="bullet"/>
      <w:lvlText w:val="o"/>
      <w:lvlJc w:val="left"/>
      <w:pPr>
        <w:ind w:left="7200" w:hanging="360"/>
      </w:pPr>
      <w:rPr>
        <w:rFonts w:ascii="Cambria Math" w:hAnsi="Cambria Math" w:cs="Cambria Math" w:hint="default"/>
      </w:rPr>
    </w:lvl>
    <w:lvl w:ilvl="8" w:tplc="04090005" w:tentative="1">
      <w:start w:val="1"/>
      <w:numFmt w:val="bullet"/>
      <w:lvlText w:val=""/>
      <w:lvlJc w:val="left"/>
      <w:pPr>
        <w:ind w:left="7920" w:hanging="360"/>
      </w:pPr>
      <w:rPr>
        <w:rFonts w:ascii="TimesNewRomanPS-ItalicMT" w:hAnsi="TimesNewRomanPS-ItalicMT" w:hint="default"/>
      </w:rPr>
    </w:lvl>
  </w:abstractNum>
  <w:abstractNum w:abstractNumId="33" w15:restartNumberingAfterBreak="0">
    <w:nsid w:val="666C0A62"/>
    <w:multiLevelType w:val="hybridMultilevel"/>
    <w:tmpl w:val="213C5F4C"/>
    <w:lvl w:ilvl="0" w:tplc="0409000B">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4" w15:restartNumberingAfterBreak="0">
    <w:nsid w:val="6DB57982"/>
    <w:multiLevelType w:val="hybridMultilevel"/>
    <w:tmpl w:val="8AA2CAA8"/>
    <w:lvl w:ilvl="0" w:tplc="04090001">
      <w:start w:val="1"/>
      <w:numFmt w:val="bullet"/>
      <w:lvlText w:val=""/>
      <w:lvlJc w:val="left"/>
      <w:rPr>
        <w:rFonts w:ascii="Symbol" w:hAnsi="Symbol" w:hint="default"/>
      </w:rPr>
    </w:lvl>
    <w:lvl w:ilvl="1" w:tplc="FFFFFFFF" w:tentative="1">
      <w:start w:val="1"/>
      <w:numFmt w:val="bullet"/>
      <w:lvlText w:val="o"/>
      <w:lvlJc w:val="left"/>
      <w:pPr>
        <w:ind w:left="2018" w:hanging="360"/>
      </w:pPr>
      <w:rPr>
        <w:rFonts w:ascii="Cambria Math" w:hAnsi="Cambria Math" w:cs="Cambria Math" w:hint="default"/>
      </w:rPr>
    </w:lvl>
    <w:lvl w:ilvl="2" w:tplc="FFFFFFFF" w:tentative="1">
      <w:start w:val="1"/>
      <w:numFmt w:val="bullet"/>
      <w:lvlText w:val=""/>
      <w:lvlJc w:val="left"/>
      <w:pPr>
        <w:ind w:left="2738" w:hanging="360"/>
      </w:pPr>
      <w:rPr>
        <w:rFonts w:ascii="TimesNewRomanPS-ItalicMT" w:hAnsi="TimesNewRomanPS-ItalicMT" w:hint="default"/>
      </w:rPr>
    </w:lvl>
    <w:lvl w:ilvl="3" w:tplc="FFFFFFFF" w:tentative="1">
      <w:start w:val="1"/>
      <w:numFmt w:val="bullet"/>
      <w:lvlText w:val=""/>
      <w:lvlJc w:val="left"/>
      <w:pPr>
        <w:ind w:left="3458" w:hanging="360"/>
      </w:pPr>
      <w:rPr>
        <w:rFonts w:ascii="Calibri Light" w:hAnsi="Calibri Light" w:hint="default"/>
      </w:rPr>
    </w:lvl>
    <w:lvl w:ilvl="4" w:tplc="FFFFFFFF" w:tentative="1">
      <w:start w:val="1"/>
      <w:numFmt w:val="bullet"/>
      <w:lvlText w:val="o"/>
      <w:lvlJc w:val="left"/>
      <w:pPr>
        <w:ind w:left="4178" w:hanging="360"/>
      </w:pPr>
      <w:rPr>
        <w:rFonts w:ascii="Cambria Math" w:hAnsi="Cambria Math" w:cs="Cambria Math" w:hint="default"/>
      </w:rPr>
    </w:lvl>
    <w:lvl w:ilvl="5" w:tplc="FFFFFFFF" w:tentative="1">
      <w:start w:val="1"/>
      <w:numFmt w:val="bullet"/>
      <w:lvlText w:val=""/>
      <w:lvlJc w:val="left"/>
      <w:pPr>
        <w:ind w:left="4898" w:hanging="360"/>
      </w:pPr>
      <w:rPr>
        <w:rFonts w:ascii="TimesNewRomanPS-ItalicMT" w:hAnsi="TimesNewRomanPS-ItalicMT" w:hint="default"/>
      </w:rPr>
    </w:lvl>
    <w:lvl w:ilvl="6" w:tplc="FFFFFFFF" w:tentative="1">
      <w:start w:val="1"/>
      <w:numFmt w:val="bullet"/>
      <w:lvlText w:val=""/>
      <w:lvlJc w:val="left"/>
      <w:pPr>
        <w:ind w:left="5618" w:hanging="360"/>
      </w:pPr>
      <w:rPr>
        <w:rFonts w:ascii="Calibri Light" w:hAnsi="Calibri Light" w:hint="default"/>
      </w:rPr>
    </w:lvl>
    <w:lvl w:ilvl="7" w:tplc="FFFFFFFF" w:tentative="1">
      <w:start w:val="1"/>
      <w:numFmt w:val="bullet"/>
      <w:lvlText w:val="o"/>
      <w:lvlJc w:val="left"/>
      <w:pPr>
        <w:ind w:left="6338" w:hanging="360"/>
      </w:pPr>
      <w:rPr>
        <w:rFonts w:ascii="Cambria Math" w:hAnsi="Cambria Math" w:cs="Cambria Math" w:hint="default"/>
      </w:rPr>
    </w:lvl>
    <w:lvl w:ilvl="8" w:tplc="FFFFFFFF" w:tentative="1">
      <w:start w:val="1"/>
      <w:numFmt w:val="bullet"/>
      <w:lvlText w:val=""/>
      <w:lvlJc w:val="left"/>
      <w:pPr>
        <w:ind w:left="7058" w:hanging="360"/>
      </w:pPr>
      <w:rPr>
        <w:rFonts w:ascii="TimesNewRomanPS-ItalicMT" w:hAnsi="TimesNewRomanPS-ItalicMT" w:hint="default"/>
      </w:rPr>
    </w:lvl>
  </w:abstractNum>
  <w:abstractNum w:abstractNumId="35" w15:restartNumberingAfterBreak="0">
    <w:nsid w:val="6FE61C1C"/>
    <w:multiLevelType w:val="hybridMultilevel"/>
    <w:tmpl w:val="51E05AFE"/>
    <w:lvl w:ilvl="0" w:tplc="9956E56E">
      <w:start w:val="3"/>
      <w:numFmt w:val="bullet"/>
      <w:lvlText w:val=""/>
      <w:lvlJc w:val="left"/>
      <w:pPr>
        <w:ind w:left="1800" w:hanging="360"/>
      </w:pPr>
      <w:rPr>
        <w:rFonts w:ascii="Wingdings" w:eastAsiaTheme="minorHAnsi" w:hAnsi="Wingdings"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02B6E2C"/>
    <w:multiLevelType w:val="multilevel"/>
    <w:tmpl w:val="C602C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03867AB"/>
    <w:multiLevelType w:val="hybridMultilevel"/>
    <w:tmpl w:val="C772EF24"/>
    <w:lvl w:ilvl="0" w:tplc="04090017">
      <w:start w:val="1"/>
      <w:numFmt w:val="lowerLetter"/>
      <w:lvlText w:val="%1)"/>
      <w:lvlJc w:val="left"/>
      <w:pPr>
        <w:ind w:left="1644" w:hanging="360"/>
      </w:p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38" w15:restartNumberingAfterBreak="0">
    <w:nsid w:val="72685D8A"/>
    <w:multiLevelType w:val="hybridMultilevel"/>
    <w:tmpl w:val="6666E73C"/>
    <w:lvl w:ilvl="0" w:tplc="04090001">
      <w:start w:val="1"/>
      <w:numFmt w:val="bullet"/>
      <w:lvlText w:val=""/>
      <w:lvlJc w:val="left"/>
      <w:rPr>
        <w:rFonts w:ascii="Symbol" w:hAnsi="Symbol" w:hint="default"/>
      </w:rPr>
    </w:lvl>
    <w:lvl w:ilvl="1" w:tplc="04090003" w:tentative="1">
      <w:start w:val="1"/>
      <w:numFmt w:val="bullet"/>
      <w:lvlText w:val="o"/>
      <w:lvlJc w:val="left"/>
      <w:pPr>
        <w:ind w:left="2007" w:hanging="360"/>
      </w:pPr>
      <w:rPr>
        <w:rFonts w:ascii="Cambria Math" w:hAnsi="Cambria Math" w:cs="Cambria Math" w:hint="default"/>
      </w:rPr>
    </w:lvl>
    <w:lvl w:ilvl="2" w:tplc="04090005" w:tentative="1">
      <w:start w:val="1"/>
      <w:numFmt w:val="bullet"/>
      <w:lvlText w:val=""/>
      <w:lvlJc w:val="left"/>
      <w:pPr>
        <w:ind w:left="2727" w:hanging="360"/>
      </w:pPr>
      <w:rPr>
        <w:rFonts w:ascii="TimesNewRomanPS-ItalicMT" w:hAnsi="TimesNewRomanPS-ItalicMT" w:hint="default"/>
      </w:rPr>
    </w:lvl>
    <w:lvl w:ilvl="3" w:tplc="04090001" w:tentative="1">
      <w:start w:val="1"/>
      <w:numFmt w:val="bullet"/>
      <w:lvlText w:val=""/>
      <w:lvlJc w:val="left"/>
      <w:pPr>
        <w:ind w:left="3447" w:hanging="360"/>
      </w:pPr>
      <w:rPr>
        <w:rFonts w:ascii="Calibri Light" w:hAnsi="Calibri Light" w:hint="default"/>
      </w:rPr>
    </w:lvl>
    <w:lvl w:ilvl="4" w:tplc="04090003" w:tentative="1">
      <w:start w:val="1"/>
      <w:numFmt w:val="bullet"/>
      <w:lvlText w:val="o"/>
      <w:lvlJc w:val="left"/>
      <w:pPr>
        <w:ind w:left="4167" w:hanging="360"/>
      </w:pPr>
      <w:rPr>
        <w:rFonts w:ascii="Cambria Math" w:hAnsi="Cambria Math" w:cs="Cambria Math" w:hint="default"/>
      </w:rPr>
    </w:lvl>
    <w:lvl w:ilvl="5" w:tplc="04090005" w:tentative="1">
      <w:start w:val="1"/>
      <w:numFmt w:val="bullet"/>
      <w:lvlText w:val=""/>
      <w:lvlJc w:val="left"/>
      <w:pPr>
        <w:ind w:left="4887" w:hanging="360"/>
      </w:pPr>
      <w:rPr>
        <w:rFonts w:ascii="TimesNewRomanPS-ItalicMT" w:hAnsi="TimesNewRomanPS-ItalicMT" w:hint="default"/>
      </w:rPr>
    </w:lvl>
    <w:lvl w:ilvl="6" w:tplc="04090001" w:tentative="1">
      <w:start w:val="1"/>
      <w:numFmt w:val="bullet"/>
      <w:lvlText w:val=""/>
      <w:lvlJc w:val="left"/>
      <w:pPr>
        <w:ind w:left="5607" w:hanging="360"/>
      </w:pPr>
      <w:rPr>
        <w:rFonts w:ascii="Calibri Light" w:hAnsi="Calibri Light" w:hint="default"/>
      </w:rPr>
    </w:lvl>
    <w:lvl w:ilvl="7" w:tplc="04090003" w:tentative="1">
      <w:start w:val="1"/>
      <w:numFmt w:val="bullet"/>
      <w:lvlText w:val="o"/>
      <w:lvlJc w:val="left"/>
      <w:pPr>
        <w:ind w:left="6327" w:hanging="360"/>
      </w:pPr>
      <w:rPr>
        <w:rFonts w:ascii="Cambria Math" w:hAnsi="Cambria Math" w:cs="Cambria Math" w:hint="default"/>
      </w:rPr>
    </w:lvl>
    <w:lvl w:ilvl="8" w:tplc="04090005" w:tentative="1">
      <w:start w:val="1"/>
      <w:numFmt w:val="bullet"/>
      <w:lvlText w:val=""/>
      <w:lvlJc w:val="left"/>
      <w:pPr>
        <w:ind w:left="7047" w:hanging="360"/>
      </w:pPr>
      <w:rPr>
        <w:rFonts w:ascii="TimesNewRomanPS-ItalicMT" w:hAnsi="TimesNewRomanPS-ItalicMT" w:hint="default"/>
      </w:rPr>
    </w:lvl>
  </w:abstractNum>
  <w:abstractNum w:abstractNumId="39" w15:restartNumberingAfterBreak="0">
    <w:nsid w:val="74D44078"/>
    <w:multiLevelType w:val="hybridMultilevel"/>
    <w:tmpl w:val="FF504BB6"/>
    <w:lvl w:ilvl="0" w:tplc="0409000B">
      <w:start w:val="1"/>
      <w:numFmt w:val="bullet"/>
      <w:lvlText w:val=""/>
      <w:lvlJc w:val="left"/>
      <w:rPr>
        <w:rFonts w:ascii="Wingdings" w:hAnsi="Wingdings"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40" w15:restartNumberingAfterBreak="0">
    <w:nsid w:val="76A44199"/>
    <w:multiLevelType w:val="hybridMultilevel"/>
    <w:tmpl w:val="A57859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76B0EAC"/>
    <w:multiLevelType w:val="hybridMultilevel"/>
    <w:tmpl w:val="29864B26"/>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2" w15:restartNumberingAfterBreak="0">
    <w:nsid w:val="7A932761"/>
    <w:multiLevelType w:val="hybridMultilevel"/>
    <w:tmpl w:val="DBBE85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B11048E"/>
    <w:multiLevelType w:val="hybridMultilevel"/>
    <w:tmpl w:val="6A38618E"/>
    <w:lvl w:ilvl="0" w:tplc="04090001">
      <w:start w:val="1"/>
      <w:numFmt w:val="bullet"/>
      <w:lvlText w:val=""/>
      <w:lvlJc w:val="left"/>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BA426CD"/>
    <w:multiLevelType w:val="hybridMultilevel"/>
    <w:tmpl w:val="320A24F0"/>
    <w:lvl w:ilvl="0" w:tplc="A15A8BC2">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45" w15:restartNumberingAfterBreak="0">
    <w:nsid w:val="7EF84DE1"/>
    <w:multiLevelType w:val="hybridMultilevel"/>
    <w:tmpl w:val="070A469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2"/>
  </w:num>
  <w:num w:numId="2">
    <w:abstractNumId w:val="18"/>
  </w:num>
  <w:num w:numId="3">
    <w:abstractNumId w:val="15"/>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num>
  <w:num w:numId="6">
    <w:abstractNumId w:val="13"/>
  </w:num>
  <w:num w:numId="7">
    <w:abstractNumId w:val="16"/>
  </w:num>
  <w:num w:numId="8">
    <w:abstractNumId w:val="32"/>
  </w:num>
  <w:num w:numId="9">
    <w:abstractNumId w:val="3"/>
  </w:num>
  <w:num w:numId="10">
    <w:abstractNumId w:val="0"/>
  </w:num>
  <w:num w:numId="11">
    <w:abstractNumId w:val="23"/>
  </w:num>
  <w:num w:numId="12">
    <w:abstractNumId w:val="38"/>
  </w:num>
  <w:num w:numId="13">
    <w:abstractNumId w:val="31"/>
  </w:num>
  <w:num w:numId="14">
    <w:abstractNumId w:val="24"/>
  </w:num>
  <w:num w:numId="15">
    <w:abstractNumId w:val="9"/>
  </w:num>
  <w:num w:numId="16">
    <w:abstractNumId w:val="11"/>
  </w:num>
  <w:num w:numId="17">
    <w:abstractNumId w:val="34"/>
  </w:num>
  <w:num w:numId="18">
    <w:abstractNumId w:val="35"/>
  </w:num>
  <w:num w:numId="19">
    <w:abstractNumId w:val="39"/>
  </w:num>
  <w:num w:numId="20">
    <w:abstractNumId w:val="43"/>
  </w:num>
  <w:num w:numId="21">
    <w:abstractNumId w:val="4"/>
  </w:num>
  <w:num w:numId="22">
    <w:abstractNumId w:val="20"/>
  </w:num>
  <w:num w:numId="23">
    <w:abstractNumId w:val="12"/>
  </w:num>
  <w:num w:numId="24">
    <w:abstractNumId w:val="14"/>
  </w:num>
  <w:num w:numId="25">
    <w:abstractNumId w:val="33"/>
  </w:num>
  <w:num w:numId="26">
    <w:abstractNumId w:val="5"/>
  </w:num>
  <w:num w:numId="27">
    <w:abstractNumId w:val="45"/>
  </w:num>
  <w:num w:numId="28">
    <w:abstractNumId w:val="42"/>
  </w:num>
  <w:num w:numId="29">
    <w:abstractNumId w:val="2"/>
  </w:num>
  <w:num w:numId="30">
    <w:abstractNumId w:val="40"/>
  </w:num>
  <w:num w:numId="31">
    <w:abstractNumId w:val="1"/>
  </w:num>
  <w:num w:numId="32">
    <w:abstractNumId w:val="17"/>
  </w:num>
  <w:num w:numId="33">
    <w:abstractNumId w:val="41"/>
  </w:num>
  <w:num w:numId="34">
    <w:abstractNumId w:val="10"/>
  </w:num>
  <w:num w:numId="35">
    <w:abstractNumId w:val="37"/>
  </w:num>
  <w:num w:numId="36">
    <w:abstractNumId w:val="28"/>
  </w:num>
  <w:num w:numId="37">
    <w:abstractNumId w:val="27"/>
  </w:num>
  <w:num w:numId="38">
    <w:abstractNumId w:val="19"/>
  </w:num>
  <w:num w:numId="39">
    <w:abstractNumId w:val="36"/>
  </w:num>
  <w:num w:numId="40">
    <w:abstractNumId w:val="21"/>
  </w:num>
  <w:num w:numId="41">
    <w:abstractNumId w:val="44"/>
  </w:num>
  <w:num w:numId="42">
    <w:abstractNumId w:val="29"/>
  </w:num>
  <w:num w:numId="43">
    <w:abstractNumId w:val="8"/>
  </w:num>
  <w:num w:numId="44">
    <w:abstractNumId w:val="26"/>
  </w:num>
  <w:num w:numId="45">
    <w:abstractNumId w:val="6"/>
  </w:num>
  <w:num w:numId="46">
    <w:abstractNumId w:val="25"/>
  </w:num>
  <w:num w:numId="4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AEA"/>
    <w:rsid w:val="0000063C"/>
    <w:rsid w:val="00000910"/>
    <w:rsid w:val="00001FB6"/>
    <w:rsid w:val="0000243A"/>
    <w:rsid w:val="00002546"/>
    <w:rsid w:val="0000255C"/>
    <w:rsid w:val="000027A3"/>
    <w:rsid w:val="00002CB0"/>
    <w:rsid w:val="00003C93"/>
    <w:rsid w:val="00003F5F"/>
    <w:rsid w:val="00004485"/>
    <w:rsid w:val="0000474B"/>
    <w:rsid w:val="00004A4D"/>
    <w:rsid w:val="000058E3"/>
    <w:rsid w:val="00006314"/>
    <w:rsid w:val="00007B68"/>
    <w:rsid w:val="0001040B"/>
    <w:rsid w:val="00010B1D"/>
    <w:rsid w:val="00011491"/>
    <w:rsid w:val="00012EEF"/>
    <w:rsid w:val="00013802"/>
    <w:rsid w:val="00013C60"/>
    <w:rsid w:val="00015654"/>
    <w:rsid w:val="00017708"/>
    <w:rsid w:val="00020501"/>
    <w:rsid w:val="00020BDE"/>
    <w:rsid w:val="000213E8"/>
    <w:rsid w:val="000217B7"/>
    <w:rsid w:val="0002344D"/>
    <w:rsid w:val="00024E50"/>
    <w:rsid w:val="00026A86"/>
    <w:rsid w:val="00026DD4"/>
    <w:rsid w:val="0003037F"/>
    <w:rsid w:val="000304DA"/>
    <w:rsid w:val="00031F47"/>
    <w:rsid w:val="000322CC"/>
    <w:rsid w:val="0003284A"/>
    <w:rsid w:val="00033061"/>
    <w:rsid w:val="00033520"/>
    <w:rsid w:val="000337C9"/>
    <w:rsid w:val="0003436F"/>
    <w:rsid w:val="00034D5C"/>
    <w:rsid w:val="00035B41"/>
    <w:rsid w:val="0003613B"/>
    <w:rsid w:val="00037086"/>
    <w:rsid w:val="00037563"/>
    <w:rsid w:val="00037E7E"/>
    <w:rsid w:val="00041F54"/>
    <w:rsid w:val="000423A8"/>
    <w:rsid w:val="00043E7F"/>
    <w:rsid w:val="00046275"/>
    <w:rsid w:val="000467A3"/>
    <w:rsid w:val="00046F68"/>
    <w:rsid w:val="000472E5"/>
    <w:rsid w:val="00052212"/>
    <w:rsid w:val="00052275"/>
    <w:rsid w:val="000542B5"/>
    <w:rsid w:val="0005437E"/>
    <w:rsid w:val="000543AC"/>
    <w:rsid w:val="000549E7"/>
    <w:rsid w:val="00054CF7"/>
    <w:rsid w:val="00054FD5"/>
    <w:rsid w:val="00055170"/>
    <w:rsid w:val="000555E9"/>
    <w:rsid w:val="00055843"/>
    <w:rsid w:val="0005767F"/>
    <w:rsid w:val="0006085A"/>
    <w:rsid w:val="00060878"/>
    <w:rsid w:val="0006114A"/>
    <w:rsid w:val="0006220E"/>
    <w:rsid w:val="00064E0D"/>
    <w:rsid w:val="00064F54"/>
    <w:rsid w:val="0006668A"/>
    <w:rsid w:val="00066C72"/>
    <w:rsid w:val="00066E47"/>
    <w:rsid w:val="00067D89"/>
    <w:rsid w:val="00067DED"/>
    <w:rsid w:val="00070206"/>
    <w:rsid w:val="00070F3F"/>
    <w:rsid w:val="000713B6"/>
    <w:rsid w:val="000716DF"/>
    <w:rsid w:val="00071D41"/>
    <w:rsid w:val="00072227"/>
    <w:rsid w:val="00072F01"/>
    <w:rsid w:val="0007442A"/>
    <w:rsid w:val="0007446D"/>
    <w:rsid w:val="00077C56"/>
    <w:rsid w:val="000804B8"/>
    <w:rsid w:val="00080AE8"/>
    <w:rsid w:val="00081E73"/>
    <w:rsid w:val="0008260F"/>
    <w:rsid w:val="00082736"/>
    <w:rsid w:val="0008688E"/>
    <w:rsid w:val="00087176"/>
    <w:rsid w:val="000871D9"/>
    <w:rsid w:val="00090897"/>
    <w:rsid w:val="0009140D"/>
    <w:rsid w:val="00091EB0"/>
    <w:rsid w:val="00092828"/>
    <w:rsid w:val="0009448F"/>
    <w:rsid w:val="0009457E"/>
    <w:rsid w:val="000952C8"/>
    <w:rsid w:val="000953DC"/>
    <w:rsid w:val="000958AB"/>
    <w:rsid w:val="00095917"/>
    <w:rsid w:val="00095B71"/>
    <w:rsid w:val="00096685"/>
    <w:rsid w:val="00096C27"/>
    <w:rsid w:val="00096EE0"/>
    <w:rsid w:val="00097072"/>
    <w:rsid w:val="000972E5"/>
    <w:rsid w:val="00097CF5"/>
    <w:rsid w:val="000A06D6"/>
    <w:rsid w:val="000A1713"/>
    <w:rsid w:val="000A1B97"/>
    <w:rsid w:val="000A1F7B"/>
    <w:rsid w:val="000A2855"/>
    <w:rsid w:val="000A4302"/>
    <w:rsid w:val="000A5B1C"/>
    <w:rsid w:val="000A646A"/>
    <w:rsid w:val="000A6D04"/>
    <w:rsid w:val="000A6D37"/>
    <w:rsid w:val="000A6D8D"/>
    <w:rsid w:val="000A74D2"/>
    <w:rsid w:val="000A7808"/>
    <w:rsid w:val="000B1719"/>
    <w:rsid w:val="000B188C"/>
    <w:rsid w:val="000B1903"/>
    <w:rsid w:val="000B1A23"/>
    <w:rsid w:val="000B2028"/>
    <w:rsid w:val="000B24D0"/>
    <w:rsid w:val="000B2FC8"/>
    <w:rsid w:val="000B327B"/>
    <w:rsid w:val="000B3F7F"/>
    <w:rsid w:val="000B4E70"/>
    <w:rsid w:val="000B4ED4"/>
    <w:rsid w:val="000B7BE0"/>
    <w:rsid w:val="000B7C30"/>
    <w:rsid w:val="000B7EF1"/>
    <w:rsid w:val="000C0E74"/>
    <w:rsid w:val="000C117B"/>
    <w:rsid w:val="000C11EF"/>
    <w:rsid w:val="000C201C"/>
    <w:rsid w:val="000C3C1C"/>
    <w:rsid w:val="000C3F3E"/>
    <w:rsid w:val="000C523D"/>
    <w:rsid w:val="000C5F7F"/>
    <w:rsid w:val="000C72B0"/>
    <w:rsid w:val="000D007C"/>
    <w:rsid w:val="000D1021"/>
    <w:rsid w:val="000D29C3"/>
    <w:rsid w:val="000D589B"/>
    <w:rsid w:val="000D69FC"/>
    <w:rsid w:val="000D6FE9"/>
    <w:rsid w:val="000D7443"/>
    <w:rsid w:val="000D76D6"/>
    <w:rsid w:val="000E101A"/>
    <w:rsid w:val="000E126D"/>
    <w:rsid w:val="000E20D1"/>
    <w:rsid w:val="000E2702"/>
    <w:rsid w:val="000E31B3"/>
    <w:rsid w:val="000E3BBA"/>
    <w:rsid w:val="000E3EA3"/>
    <w:rsid w:val="000E429F"/>
    <w:rsid w:val="000E4BA2"/>
    <w:rsid w:val="000E65B3"/>
    <w:rsid w:val="000E6B42"/>
    <w:rsid w:val="000F0606"/>
    <w:rsid w:val="000F0D3A"/>
    <w:rsid w:val="000F0D81"/>
    <w:rsid w:val="000F10B7"/>
    <w:rsid w:val="000F1382"/>
    <w:rsid w:val="000F7087"/>
    <w:rsid w:val="000F72BC"/>
    <w:rsid w:val="000F752B"/>
    <w:rsid w:val="00100E01"/>
    <w:rsid w:val="00100EE2"/>
    <w:rsid w:val="00101BCB"/>
    <w:rsid w:val="00103B92"/>
    <w:rsid w:val="00104C48"/>
    <w:rsid w:val="0010541D"/>
    <w:rsid w:val="00105AB2"/>
    <w:rsid w:val="00105F44"/>
    <w:rsid w:val="00111399"/>
    <w:rsid w:val="00111DBB"/>
    <w:rsid w:val="0011211F"/>
    <w:rsid w:val="001122A6"/>
    <w:rsid w:val="00112712"/>
    <w:rsid w:val="00112D95"/>
    <w:rsid w:val="0011455A"/>
    <w:rsid w:val="00115695"/>
    <w:rsid w:val="001161C8"/>
    <w:rsid w:val="00116242"/>
    <w:rsid w:val="00117EFD"/>
    <w:rsid w:val="0012012D"/>
    <w:rsid w:val="00122382"/>
    <w:rsid w:val="001224D1"/>
    <w:rsid w:val="0012358F"/>
    <w:rsid w:val="00123941"/>
    <w:rsid w:val="00123A19"/>
    <w:rsid w:val="0012415C"/>
    <w:rsid w:val="00124E45"/>
    <w:rsid w:val="001252F9"/>
    <w:rsid w:val="00126453"/>
    <w:rsid w:val="001266E8"/>
    <w:rsid w:val="00126864"/>
    <w:rsid w:val="001275C6"/>
    <w:rsid w:val="0013029B"/>
    <w:rsid w:val="00130321"/>
    <w:rsid w:val="00130906"/>
    <w:rsid w:val="00131C47"/>
    <w:rsid w:val="00133097"/>
    <w:rsid w:val="001337D5"/>
    <w:rsid w:val="00133CE7"/>
    <w:rsid w:val="001351CF"/>
    <w:rsid w:val="00135F2C"/>
    <w:rsid w:val="00136110"/>
    <w:rsid w:val="00137484"/>
    <w:rsid w:val="00137A1E"/>
    <w:rsid w:val="00137AFE"/>
    <w:rsid w:val="00137B11"/>
    <w:rsid w:val="00137EE0"/>
    <w:rsid w:val="00137F59"/>
    <w:rsid w:val="00137F90"/>
    <w:rsid w:val="001403B7"/>
    <w:rsid w:val="0014345A"/>
    <w:rsid w:val="00145338"/>
    <w:rsid w:val="0014609B"/>
    <w:rsid w:val="001462AC"/>
    <w:rsid w:val="0014641D"/>
    <w:rsid w:val="00147AB5"/>
    <w:rsid w:val="00150F3B"/>
    <w:rsid w:val="0015165B"/>
    <w:rsid w:val="001518E0"/>
    <w:rsid w:val="00152685"/>
    <w:rsid w:val="00152B70"/>
    <w:rsid w:val="00154239"/>
    <w:rsid w:val="001545C7"/>
    <w:rsid w:val="00160748"/>
    <w:rsid w:val="00161428"/>
    <w:rsid w:val="001618F6"/>
    <w:rsid w:val="00161B88"/>
    <w:rsid w:val="0016273C"/>
    <w:rsid w:val="00162AB5"/>
    <w:rsid w:val="00162F0E"/>
    <w:rsid w:val="0016328D"/>
    <w:rsid w:val="00163580"/>
    <w:rsid w:val="001637C6"/>
    <w:rsid w:val="00163DDA"/>
    <w:rsid w:val="0016460B"/>
    <w:rsid w:val="001647C2"/>
    <w:rsid w:val="00164F7B"/>
    <w:rsid w:val="00165401"/>
    <w:rsid w:val="0016605B"/>
    <w:rsid w:val="001662FE"/>
    <w:rsid w:val="00167BC7"/>
    <w:rsid w:val="001704E9"/>
    <w:rsid w:val="00170962"/>
    <w:rsid w:val="00171A97"/>
    <w:rsid w:val="00172D73"/>
    <w:rsid w:val="0017349F"/>
    <w:rsid w:val="001741A6"/>
    <w:rsid w:val="0017441E"/>
    <w:rsid w:val="001748BB"/>
    <w:rsid w:val="00175046"/>
    <w:rsid w:val="00175159"/>
    <w:rsid w:val="001751AE"/>
    <w:rsid w:val="00175BC2"/>
    <w:rsid w:val="0017643A"/>
    <w:rsid w:val="001768D7"/>
    <w:rsid w:val="001777FC"/>
    <w:rsid w:val="001800DC"/>
    <w:rsid w:val="001806FE"/>
    <w:rsid w:val="001815C3"/>
    <w:rsid w:val="001821BE"/>
    <w:rsid w:val="00182202"/>
    <w:rsid w:val="00182B72"/>
    <w:rsid w:val="00183415"/>
    <w:rsid w:val="00183AFD"/>
    <w:rsid w:val="00183BF0"/>
    <w:rsid w:val="00184272"/>
    <w:rsid w:val="0018493D"/>
    <w:rsid w:val="001851FD"/>
    <w:rsid w:val="00186F2A"/>
    <w:rsid w:val="00187A39"/>
    <w:rsid w:val="00187F05"/>
    <w:rsid w:val="0019151F"/>
    <w:rsid w:val="00191660"/>
    <w:rsid w:val="00191A38"/>
    <w:rsid w:val="00191E33"/>
    <w:rsid w:val="001926EB"/>
    <w:rsid w:val="00194327"/>
    <w:rsid w:val="00194CA0"/>
    <w:rsid w:val="001952FF"/>
    <w:rsid w:val="00195653"/>
    <w:rsid w:val="00195AE3"/>
    <w:rsid w:val="00196507"/>
    <w:rsid w:val="001969D5"/>
    <w:rsid w:val="00196EE1"/>
    <w:rsid w:val="00197036"/>
    <w:rsid w:val="001A0302"/>
    <w:rsid w:val="001A11FB"/>
    <w:rsid w:val="001A1566"/>
    <w:rsid w:val="001A18FF"/>
    <w:rsid w:val="001A2C61"/>
    <w:rsid w:val="001A308C"/>
    <w:rsid w:val="001A3177"/>
    <w:rsid w:val="001A424E"/>
    <w:rsid w:val="001A4337"/>
    <w:rsid w:val="001A4486"/>
    <w:rsid w:val="001A44B1"/>
    <w:rsid w:val="001A6C87"/>
    <w:rsid w:val="001A6DC5"/>
    <w:rsid w:val="001A6EDA"/>
    <w:rsid w:val="001B100E"/>
    <w:rsid w:val="001B1891"/>
    <w:rsid w:val="001B2C4A"/>
    <w:rsid w:val="001B2DA3"/>
    <w:rsid w:val="001B302D"/>
    <w:rsid w:val="001B343E"/>
    <w:rsid w:val="001B3A4E"/>
    <w:rsid w:val="001B4EB6"/>
    <w:rsid w:val="001B5030"/>
    <w:rsid w:val="001B5A30"/>
    <w:rsid w:val="001B6556"/>
    <w:rsid w:val="001B67CA"/>
    <w:rsid w:val="001B7430"/>
    <w:rsid w:val="001B7601"/>
    <w:rsid w:val="001C078B"/>
    <w:rsid w:val="001C0802"/>
    <w:rsid w:val="001C0B51"/>
    <w:rsid w:val="001C25F9"/>
    <w:rsid w:val="001C636E"/>
    <w:rsid w:val="001C6872"/>
    <w:rsid w:val="001C6A96"/>
    <w:rsid w:val="001C71FF"/>
    <w:rsid w:val="001C7510"/>
    <w:rsid w:val="001D02A5"/>
    <w:rsid w:val="001D092F"/>
    <w:rsid w:val="001D149E"/>
    <w:rsid w:val="001D358D"/>
    <w:rsid w:val="001D474F"/>
    <w:rsid w:val="001D4E51"/>
    <w:rsid w:val="001D4ED8"/>
    <w:rsid w:val="001D4EF5"/>
    <w:rsid w:val="001D54A8"/>
    <w:rsid w:val="001D59A9"/>
    <w:rsid w:val="001D5FC9"/>
    <w:rsid w:val="001D6096"/>
    <w:rsid w:val="001E0709"/>
    <w:rsid w:val="001E1142"/>
    <w:rsid w:val="001E1FC4"/>
    <w:rsid w:val="001E4093"/>
    <w:rsid w:val="001E43A9"/>
    <w:rsid w:val="001E4864"/>
    <w:rsid w:val="001E5215"/>
    <w:rsid w:val="001E5399"/>
    <w:rsid w:val="001E5E50"/>
    <w:rsid w:val="001E646F"/>
    <w:rsid w:val="001E6639"/>
    <w:rsid w:val="001E6F9F"/>
    <w:rsid w:val="001F10B2"/>
    <w:rsid w:val="001F23E8"/>
    <w:rsid w:val="001F28BC"/>
    <w:rsid w:val="001F3840"/>
    <w:rsid w:val="001F3B17"/>
    <w:rsid w:val="001F58E5"/>
    <w:rsid w:val="001F59EF"/>
    <w:rsid w:val="001F5ACE"/>
    <w:rsid w:val="001F686C"/>
    <w:rsid w:val="001F6BAE"/>
    <w:rsid w:val="001F6E74"/>
    <w:rsid w:val="00200D03"/>
    <w:rsid w:val="0020180A"/>
    <w:rsid w:val="002018CD"/>
    <w:rsid w:val="00203CA0"/>
    <w:rsid w:val="00203CAC"/>
    <w:rsid w:val="00203CBA"/>
    <w:rsid w:val="00205ABC"/>
    <w:rsid w:val="002063FA"/>
    <w:rsid w:val="00207686"/>
    <w:rsid w:val="00207E01"/>
    <w:rsid w:val="00207EBB"/>
    <w:rsid w:val="00207F79"/>
    <w:rsid w:val="002118E9"/>
    <w:rsid w:val="002120E6"/>
    <w:rsid w:val="0021311B"/>
    <w:rsid w:val="002146F4"/>
    <w:rsid w:val="00214A94"/>
    <w:rsid w:val="00214E1A"/>
    <w:rsid w:val="002167AC"/>
    <w:rsid w:val="002168ED"/>
    <w:rsid w:val="0021694C"/>
    <w:rsid w:val="00220F86"/>
    <w:rsid w:val="00222582"/>
    <w:rsid w:val="0022306A"/>
    <w:rsid w:val="00226035"/>
    <w:rsid w:val="002314A0"/>
    <w:rsid w:val="00231FE1"/>
    <w:rsid w:val="002328C1"/>
    <w:rsid w:val="00232907"/>
    <w:rsid w:val="00233AB5"/>
    <w:rsid w:val="00233AC3"/>
    <w:rsid w:val="00233EBF"/>
    <w:rsid w:val="00234C55"/>
    <w:rsid w:val="00234E4F"/>
    <w:rsid w:val="002357AD"/>
    <w:rsid w:val="00236A0D"/>
    <w:rsid w:val="0024063A"/>
    <w:rsid w:val="00240E71"/>
    <w:rsid w:val="0024120C"/>
    <w:rsid w:val="00242C50"/>
    <w:rsid w:val="00242FCC"/>
    <w:rsid w:val="0024358B"/>
    <w:rsid w:val="00244392"/>
    <w:rsid w:val="00244508"/>
    <w:rsid w:val="00245B65"/>
    <w:rsid w:val="00245EF0"/>
    <w:rsid w:val="00247FD6"/>
    <w:rsid w:val="00251132"/>
    <w:rsid w:val="00251AF5"/>
    <w:rsid w:val="0025248E"/>
    <w:rsid w:val="00252775"/>
    <w:rsid w:val="00252B73"/>
    <w:rsid w:val="00252DC1"/>
    <w:rsid w:val="0025324C"/>
    <w:rsid w:val="00254C49"/>
    <w:rsid w:val="00255210"/>
    <w:rsid w:val="00256A0A"/>
    <w:rsid w:val="00257A5A"/>
    <w:rsid w:val="00260132"/>
    <w:rsid w:val="00260AFA"/>
    <w:rsid w:val="00262D98"/>
    <w:rsid w:val="002637A1"/>
    <w:rsid w:val="00265699"/>
    <w:rsid w:val="00266CD7"/>
    <w:rsid w:val="002671AB"/>
    <w:rsid w:val="00267C55"/>
    <w:rsid w:val="00272534"/>
    <w:rsid w:val="0027314C"/>
    <w:rsid w:val="0027390D"/>
    <w:rsid w:val="00273EA4"/>
    <w:rsid w:val="00274507"/>
    <w:rsid w:val="002746DC"/>
    <w:rsid w:val="00274D9B"/>
    <w:rsid w:val="00275498"/>
    <w:rsid w:val="002755E2"/>
    <w:rsid w:val="002767FA"/>
    <w:rsid w:val="00276E73"/>
    <w:rsid w:val="002779FA"/>
    <w:rsid w:val="00280C06"/>
    <w:rsid w:val="00280DF0"/>
    <w:rsid w:val="00280F74"/>
    <w:rsid w:val="00282A66"/>
    <w:rsid w:val="002854AD"/>
    <w:rsid w:val="002855F4"/>
    <w:rsid w:val="00287B2E"/>
    <w:rsid w:val="00287C42"/>
    <w:rsid w:val="00287CE3"/>
    <w:rsid w:val="00287D57"/>
    <w:rsid w:val="00287DF7"/>
    <w:rsid w:val="002900A4"/>
    <w:rsid w:val="002910AC"/>
    <w:rsid w:val="002912AB"/>
    <w:rsid w:val="00291382"/>
    <w:rsid w:val="00291C84"/>
    <w:rsid w:val="002924CC"/>
    <w:rsid w:val="00293F87"/>
    <w:rsid w:val="00295F07"/>
    <w:rsid w:val="00297B2B"/>
    <w:rsid w:val="002A0166"/>
    <w:rsid w:val="002A02B2"/>
    <w:rsid w:val="002A03CF"/>
    <w:rsid w:val="002A05D6"/>
    <w:rsid w:val="002A0691"/>
    <w:rsid w:val="002A1C63"/>
    <w:rsid w:val="002A340B"/>
    <w:rsid w:val="002A35DA"/>
    <w:rsid w:val="002A4354"/>
    <w:rsid w:val="002A508C"/>
    <w:rsid w:val="002A61E3"/>
    <w:rsid w:val="002A622C"/>
    <w:rsid w:val="002A6893"/>
    <w:rsid w:val="002A6FBC"/>
    <w:rsid w:val="002B00A6"/>
    <w:rsid w:val="002B0C22"/>
    <w:rsid w:val="002B1652"/>
    <w:rsid w:val="002B351D"/>
    <w:rsid w:val="002B35A0"/>
    <w:rsid w:val="002B3B45"/>
    <w:rsid w:val="002B5E57"/>
    <w:rsid w:val="002B60A1"/>
    <w:rsid w:val="002B74B0"/>
    <w:rsid w:val="002B778C"/>
    <w:rsid w:val="002C0971"/>
    <w:rsid w:val="002C114D"/>
    <w:rsid w:val="002C1505"/>
    <w:rsid w:val="002C2082"/>
    <w:rsid w:val="002C2B61"/>
    <w:rsid w:val="002C31F1"/>
    <w:rsid w:val="002C33D3"/>
    <w:rsid w:val="002C5021"/>
    <w:rsid w:val="002C5465"/>
    <w:rsid w:val="002C682B"/>
    <w:rsid w:val="002C711E"/>
    <w:rsid w:val="002D3A6C"/>
    <w:rsid w:val="002D6143"/>
    <w:rsid w:val="002D6158"/>
    <w:rsid w:val="002E117E"/>
    <w:rsid w:val="002E1B18"/>
    <w:rsid w:val="002E1DF9"/>
    <w:rsid w:val="002E3AA6"/>
    <w:rsid w:val="002E3ABA"/>
    <w:rsid w:val="002E6204"/>
    <w:rsid w:val="002E6ABC"/>
    <w:rsid w:val="002E7A34"/>
    <w:rsid w:val="002E7EDF"/>
    <w:rsid w:val="002F076D"/>
    <w:rsid w:val="002F1198"/>
    <w:rsid w:val="002F1456"/>
    <w:rsid w:val="002F1900"/>
    <w:rsid w:val="002F3340"/>
    <w:rsid w:val="002F3A6E"/>
    <w:rsid w:val="002F4952"/>
    <w:rsid w:val="002F4C35"/>
    <w:rsid w:val="003009B9"/>
    <w:rsid w:val="003016FA"/>
    <w:rsid w:val="00303210"/>
    <w:rsid w:val="003035AB"/>
    <w:rsid w:val="003047E0"/>
    <w:rsid w:val="00305086"/>
    <w:rsid w:val="003074DC"/>
    <w:rsid w:val="00307CF0"/>
    <w:rsid w:val="00310AAB"/>
    <w:rsid w:val="0031217A"/>
    <w:rsid w:val="003138D1"/>
    <w:rsid w:val="00313EC7"/>
    <w:rsid w:val="0031594F"/>
    <w:rsid w:val="00317AC2"/>
    <w:rsid w:val="00320041"/>
    <w:rsid w:val="00320329"/>
    <w:rsid w:val="003203F8"/>
    <w:rsid w:val="00321ADB"/>
    <w:rsid w:val="00321EF3"/>
    <w:rsid w:val="00322660"/>
    <w:rsid w:val="00323579"/>
    <w:rsid w:val="003241C7"/>
    <w:rsid w:val="0032501C"/>
    <w:rsid w:val="00325AD1"/>
    <w:rsid w:val="003261FD"/>
    <w:rsid w:val="0032651F"/>
    <w:rsid w:val="003267F6"/>
    <w:rsid w:val="003268B6"/>
    <w:rsid w:val="00327ADB"/>
    <w:rsid w:val="00327B78"/>
    <w:rsid w:val="00327C2C"/>
    <w:rsid w:val="003313E8"/>
    <w:rsid w:val="0033154C"/>
    <w:rsid w:val="003355D5"/>
    <w:rsid w:val="003368B2"/>
    <w:rsid w:val="003419A7"/>
    <w:rsid w:val="00343290"/>
    <w:rsid w:val="00343693"/>
    <w:rsid w:val="00343729"/>
    <w:rsid w:val="00343DA3"/>
    <w:rsid w:val="00344853"/>
    <w:rsid w:val="00345E27"/>
    <w:rsid w:val="00350F31"/>
    <w:rsid w:val="0035105A"/>
    <w:rsid w:val="0035162E"/>
    <w:rsid w:val="00351D5A"/>
    <w:rsid w:val="0035223E"/>
    <w:rsid w:val="003533A4"/>
    <w:rsid w:val="0035391C"/>
    <w:rsid w:val="0035398D"/>
    <w:rsid w:val="00354E7F"/>
    <w:rsid w:val="0035566E"/>
    <w:rsid w:val="00355C89"/>
    <w:rsid w:val="0035681D"/>
    <w:rsid w:val="00357301"/>
    <w:rsid w:val="0035754F"/>
    <w:rsid w:val="00357D0A"/>
    <w:rsid w:val="00357D6A"/>
    <w:rsid w:val="00360B26"/>
    <w:rsid w:val="0036132D"/>
    <w:rsid w:val="00361519"/>
    <w:rsid w:val="00361DFE"/>
    <w:rsid w:val="0036279D"/>
    <w:rsid w:val="0036347B"/>
    <w:rsid w:val="00365D6E"/>
    <w:rsid w:val="00366260"/>
    <w:rsid w:val="003672C3"/>
    <w:rsid w:val="00367D0D"/>
    <w:rsid w:val="003700A3"/>
    <w:rsid w:val="00371C5D"/>
    <w:rsid w:val="00371E52"/>
    <w:rsid w:val="00371E89"/>
    <w:rsid w:val="003721EB"/>
    <w:rsid w:val="00373FE5"/>
    <w:rsid w:val="0037454B"/>
    <w:rsid w:val="00374ECA"/>
    <w:rsid w:val="003752A1"/>
    <w:rsid w:val="003756E0"/>
    <w:rsid w:val="00380CDB"/>
    <w:rsid w:val="00381267"/>
    <w:rsid w:val="003831AF"/>
    <w:rsid w:val="00383D56"/>
    <w:rsid w:val="0038440A"/>
    <w:rsid w:val="00385F02"/>
    <w:rsid w:val="00386EE4"/>
    <w:rsid w:val="00387A31"/>
    <w:rsid w:val="00390516"/>
    <w:rsid w:val="0039102C"/>
    <w:rsid w:val="00391A04"/>
    <w:rsid w:val="00392932"/>
    <w:rsid w:val="00393BD1"/>
    <w:rsid w:val="00394414"/>
    <w:rsid w:val="003952FE"/>
    <w:rsid w:val="00397BB1"/>
    <w:rsid w:val="003A085F"/>
    <w:rsid w:val="003A0B75"/>
    <w:rsid w:val="003A1210"/>
    <w:rsid w:val="003A2AF0"/>
    <w:rsid w:val="003A44EE"/>
    <w:rsid w:val="003A5696"/>
    <w:rsid w:val="003A5831"/>
    <w:rsid w:val="003A5AD0"/>
    <w:rsid w:val="003A6793"/>
    <w:rsid w:val="003B015B"/>
    <w:rsid w:val="003B0423"/>
    <w:rsid w:val="003B0488"/>
    <w:rsid w:val="003B0560"/>
    <w:rsid w:val="003B079D"/>
    <w:rsid w:val="003B1020"/>
    <w:rsid w:val="003B2128"/>
    <w:rsid w:val="003B39C8"/>
    <w:rsid w:val="003B413F"/>
    <w:rsid w:val="003B414A"/>
    <w:rsid w:val="003B4249"/>
    <w:rsid w:val="003B5F1F"/>
    <w:rsid w:val="003B703E"/>
    <w:rsid w:val="003B7E37"/>
    <w:rsid w:val="003C0F80"/>
    <w:rsid w:val="003C1858"/>
    <w:rsid w:val="003C2666"/>
    <w:rsid w:val="003C2C51"/>
    <w:rsid w:val="003C2E60"/>
    <w:rsid w:val="003C4988"/>
    <w:rsid w:val="003C5AE8"/>
    <w:rsid w:val="003C5EEA"/>
    <w:rsid w:val="003C5F9B"/>
    <w:rsid w:val="003C6644"/>
    <w:rsid w:val="003C68B4"/>
    <w:rsid w:val="003C6C42"/>
    <w:rsid w:val="003C70F7"/>
    <w:rsid w:val="003C7BD2"/>
    <w:rsid w:val="003D0362"/>
    <w:rsid w:val="003D0509"/>
    <w:rsid w:val="003D0694"/>
    <w:rsid w:val="003D3189"/>
    <w:rsid w:val="003D371F"/>
    <w:rsid w:val="003D4CAA"/>
    <w:rsid w:val="003D6362"/>
    <w:rsid w:val="003D6392"/>
    <w:rsid w:val="003D67FA"/>
    <w:rsid w:val="003D7E40"/>
    <w:rsid w:val="003E016E"/>
    <w:rsid w:val="003E06B3"/>
    <w:rsid w:val="003E09E4"/>
    <w:rsid w:val="003E11B4"/>
    <w:rsid w:val="003E1ED1"/>
    <w:rsid w:val="003E2716"/>
    <w:rsid w:val="003E279A"/>
    <w:rsid w:val="003E3334"/>
    <w:rsid w:val="003E418A"/>
    <w:rsid w:val="003E4A13"/>
    <w:rsid w:val="003E4E09"/>
    <w:rsid w:val="003E4F2D"/>
    <w:rsid w:val="003E4FBE"/>
    <w:rsid w:val="003E56C4"/>
    <w:rsid w:val="003E5BB9"/>
    <w:rsid w:val="003E6417"/>
    <w:rsid w:val="003E68F3"/>
    <w:rsid w:val="003E733B"/>
    <w:rsid w:val="003E7CF0"/>
    <w:rsid w:val="003F005E"/>
    <w:rsid w:val="003F01E9"/>
    <w:rsid w:val="003F02AD"/>
    <w:rsid w:val="003F0B22"/>
    <w:rsid w:val="003F16F1"/>
    <w:rsid w:val="003F1B5B"/>
    <w:rsid w:val="003F1E94"/>
    <w:rsid w:val="003F1F28"/>
    <w:rsid w:val="003F2970"/>
    <w:rsid w:val="003F2FA8"/>
    <w:rsid w:val="003F35A5"/>
    <w:rsid w:val="003F3D78"/>
    <w:rsid w:val="003F65CB"/>
    <w:rsid w:val="00400225"/>
    <w:rsid w:val="00400FA6"/>
    <w:rsid w:val="0040155C"/>
    <w:rsid w:val="00401EB6"/>
    <w:rsid w:val="004024C1"/>
    <w:rsid w:val="00402634"/>
    <w:rsid w:val="004027E4"/>
    <w:rsid w:val="0040290A"/>
    <w:rsid w:val="00402AC4"/>
    <w:rsid w:val="00402F63"/>
    <w:rsid w:val="00404E1F"/>
    <w:rsid w:val="004057CD"/>
    <w:rsid w:val="00405CC4"/>
    <w:rsid w:val="004063A9"/>
    <w:rsid w:val="004069D9"/>
    <w:rsid w:val="00407E92"/>
    <w:rsid w:val="00410C42"/>
    <w:rsid w:val="0041139F"/>
    <w:rsid w:val="00411F51"/>
    <w:rsid w:val="00412447"/>
    <w:rsid w:val="00412AEA"/>
    <w:rsid w:val="00413489"/>
    <w:rsid w:val="00414403"/>
    <w:rsid w:val="00414870"/>
    <w:rsid w:val="0041655F"/>
    <w:rsid w:val="00416905"/>
    <w:rsid w:val="00417874"/>
    <w:rsid w:val="00420E4D"/>
    <w:rsid w:val="00420EB2"/>
    <w:rsid w:val="00420F23"/>
    <w:rsid w:val="00423E32"/>
    <w:rsid w:val="00423EB7"/>
    <w:rsid w:val="00424178"/>
    <w:rsid w:val="0042436F"/>
    <w:rsid w:val="0042482C"/>
    <w:rsid w:val="00425063"/>
    <w:rsid w:val="004264F8"/>
    <w:rsid w:val="00426BAC"/>
    <w:rsid w:val="00430B76"/>
    <w:rsid w:val="00432343"/>
    <w:rsid w:val="0043258F"/>
    <w:rsid w:val="004337B8"/>
    <w:rsid w:val="00434B2E"/>
    <w:rsid w:val="0043692C"/>
    <w:rsid w:val="00436A41"/>
    <w:rsid w:val="00436B90"/>
    <w:rsid w:val="00437A9F"/>
    <w:rsid w:val="00443763"/>
    <w:rsid w:val="0044422C"/>
    <w:rsid w:val="00444C26"/>
    <w:rsid w:val="0044505D"/>
    <w:rsid w:val="00446F20"/>
    <w:rsid w:val="00447E7B"/>
    <w:rsid w:val="0045043E"/>
    <w:rsid w:val="00451249"/>
    <w:rsid w:val="004512B5"/>
    <w:rsid w:val="00451CDC"/>
    <w:rsid w:val="004545E6"/>
    <w:rsid w:val="004550AA"/>
    <w:rsid w:val="00455419"/>
    <w:rsid w:val="0045577D"/>
    <w:rsid w:val="00455B69"/>
    <w:rsid w:val="00455EEB"/>
    <w:rsid w:val="0045611D"/>
    <w:rsid w:val="00456465"/>
    <w:rsid w:val="00456756"/>
    <w:rsid w:val="00456D27"/>
    <w:rsid w:val="0045768F"/>
    <w:rsid w:val="00463649"/>
    <w:rsid w:val="00463839"/>
    <w:rsid w:val="00464B5A"/>
    <w:rsid w:val="00464C87"/>
    <w:rsid w:val="00464D78"/>
    <w:rsid w:val="004709A5"/>
    <w:rsid w:val="00470BA2"/>
    <w:rsid w:val="004711CF"/>
    <w:rsid w:val="00472DEC"/>
    <w:rsid w:val="00473E59"/>
    <w:rsid w:val="004741C4"/>
    <w:rsid w:val="0047578A"/>
    <w:rsid w:val="004759C7"/>
    <w:rsid w:val="00475A17"/>
    <w:rsid w:val="00475B0C"/>
    <w:rsid w:val="004768E7"/>
    <w:rsid w:val="0047764E"/>
    <w:rsid w:val="0048034A"/>
    <w:rsid w:val="0048106F"/>
    <w:rsid w:val="00481B4C"/>
    <w:rsid w:val="00481D98"/>
    <w:rsid w:val="00482944"/>
    <w:rsid w:val="00482A85"/>
    <w:rsid w:val="00482C7C"/>
    <w:rsid w:val="00482D8E"/>
    <w:rsid w:val="00483A92"/>
    <w:rsid w:val="00483E00"/>
    <w:rsid w:val="00484438"/>
    <w:rsid w:val="004854F5"/>
    <w:rsid w:val="00485555"/>
    <w:rsid w:val="00485993"/>
    <w:rsid w:val="0048626C"/>
    <w:rsid w:val="00486B87"/>
    <w:rsid w:val="00486C87"/>
    <w:rsid w:val="00486CE3"/>
    <w:rsid w:val="00486D2B"/>
    <w:rsid w:val="00487E61"/>
    <w:rsid w:val="00490C5A"/>
    <w:rsid w:val="00490D78"/>
    <w:rsid w:val="0049109D"/>
    <w:rsid w:val="0049172F"/>
    <w:rsid w:val="00495092"/>
    <w:rsid w:val="004953C6"/>
    <w:rsid w:val="00495BCD"/>
    <w:rsid w:val="00496B50"/>
    <w:rsid w:val="004A0220"/>
    <w:rsid w:val="004A320C"/>
    <w:rsid w:val="004A3324"/>
    <w:rsid w:val="004A3A43"/>
    <w:rsid w:val="004A4D20"/>
    <w:rsid w:val="004A564B"/>
    <w:rsid w:val="004A5867"/>
    <w:rsid w:val="004A6655"/>
    <w:rsid w:val="004A75ED"/>
    <w:rsid w:val="004B0929"/>
    <w:rsid w:val="004B116C"/>
    <w:rsid w:val="004B162D"/>
    <w:rsid w:val="004B1770"/>
    <w:rsid w:val="004B21DE"/>
    <w:rsid w:val="004B26E1"/>
    <w:rsid w:val="004B3078"/>
    <w:rsid w:val="004B488A"/>
    <w:rsid w:val="004B497B"/>
    <w:rsid w:val="004B49A3"/>
    <w:rsid w:val="004B5E91"/>
    <w:rsid w:val="004B6271"/>
    <w:rsid w:val="004B7B9C"/>
    <w:rsid w:val="004C0C74"/>
    <w:rsid w:val="004C0DDF"/>
    <w:rsid w:val="004C2841"/>
    <w:rsid w:val="004C2F9E"/>
    <w:rsid w:val="004C36ED"/>
    <w:rsid w:val="004C3D91"/>
    <w:rsid w:val="004C4274"/>
    <w:rsid w:val="004C4FC1"/>
    <w:rsid w:val="004C6F45"/>
    <w:rsid w:val="004C759B"/>
    <w:rsid w:val="004C7E5B"/>
    <w:rsid w:val="004C7FBA"/>
    <w:rsid w:val="004C7FCC"/>
    <w:rsid w:val="004D0BB1"/>
    <w:rsid w:val="004D1662"/>
    <w:rsid w:val="004D1757"/>
    <w:rsid w:val="004D1A41"/>
    <w:rsid w:val="004D3508"/>
    <w:rsid w:val="004D37CB"/>
    <w:rsid w:val="004D4B14"/>
    <w:rsid w:val="004D4D03"/>
    <w:rsid w:val="004D4F19"/>
    <w:rsid w:val="004D515E"/>
    <w:rsid w:val="004D52E0"/>
    <w:rsid w:val="004D6755"/>
    <w:rsid w:val="004D7911"/>
    <w:rsid w:val="004D79EE"/>
    <w:rsid w:val="004E15E4"/>
    <w:rsid w:val="004E633D"/>
    <w:rsid w:val="004E7158"/>
    <w:rsid w:val="004F0D3F"/>
    <w:rsid w:val="004F1378"/>
    <w:rsid w:val="004F1E09"/>
    <w:rsid w:val="004F2580"/>
    <w:rsid w:val="004F2B40"/>
    <w:rsid w:val="004F3523"/>
    <w:rsid w:val="004F3A63"/>
    <w:rsid w:val="004F3AE7"/>
    <w:rsid w:val="004F3D8A"/>
    <w:rsid w:val="004F3FC2"/>
    <w:rsid w:val="004F4097"/>
    <w:rsid w:val="004F4BDA"/>
    <w:rsid w:val="004F4E8A"/>
    <w:rsid w:val="004F6244"/>
    <w:rsid w:val="004F72CF"/>
    <w:rsid w:val="004F7313"/>
    <w:rsid w:val="004F7D3D"/>
    <w:rsid w:val="00500AF0"/>
    <w:rsid w:val="00500B84"/>
    <w:rsid w:val="00500E75"/>
    <w:rsid w:val="0050140C"/>
    <w:rsid w:val="0050208B"/>
    <w:rsid w:val="005025BC"/>
    <w:rsid w:val="0050315A"/>
    <w:rsid w:val="00503B97"/>
    <w:rsid w:val="00504853"/>
    <w:rsid w:val="00504D1B"/>
    <w:rsid w:val="005057ED"/>
    <w:rsid w:val="00507453"/>
    <w:rsid w:val="005112A1"/>
    <w:rsid w:val="00514230"/>
    <w:rsid w:val="0051437C"/>
    <w:rsid w:val="00515225"/>
    <w:rsid w:val="00515312"/>
    <w:rsid w:val="005158D5"/>
    <w:rsid w:val="00515B05"/>
    <w:rsid w:val="00516989"/>
    <w:rsid w:val="00516C95"/>
    <w:rsid w:val="00516D05"/>
    <w:rsid w:val="00517A59"/>
    <w:rsid w:val="00517A74"/>
    <w:rsid w:val="005203B4"/>
    <w:rsid w:val="0052075D"/>
    <w:rsid w:val="0052081E"/>
    <w:rsid w:val="00520F48"/>
    <w:rsid w:val="00521057"/>
    <w:rsid w:val="0052147A"/>
    <w:rsid w:val="005238BF"/>
    <w:rsid w:val="005239B2"/>
    <w:rsid w:val="00523B54"/>
    <w:rsid w:val="00523E24"/>
    <w:rsid w:val="00523E4C"/>
    <w:rsid w:val="00524598"/>
    <w:rsid w:val="00525EDF"/>
    <w:rsid w:val="00525F33"/>
    <w:rsid w:val="00527E5E"/>
    <w:rsid w:val="00530F06"/>
    <w:rsid w:val="005316EE"/>
    <w:rsid w:val="0053173B"/>
    <w:rsid w:val="00532E2B"/>
    <w:rsid w:val="0053316B"/>
    <w:rsid w:val="00534D93"/>
    <w:rsid w:val="0053527A"/>
    <w:rsid w:val="00536E83"/>
    <w:rsid w:val="0053795E"/>
    <w:rsid w:val="00537A5F"/>
    <w:rsid w:val="00537F3B"/>
    <w:rsid w:val="00540964"/>
    <w:rsid w:val="00541204"/>
    <w:rsid w:val="00541F22"/>
    <w:rsid w:val="00543F6B"/>
    <w:rsid w:val="0054451E"/>
    <w:rsid w:val="0054531D"/>
    <w:rsid w:val="00546A54"/>
    <w:rsid w:val="00546C83"/>
    <w:rsid w:val="005500FB"/>
    <w:rsid w:val="00550573"/>
    <w:rsid w:val="005507E2"/>
    <w:rsid w:val="005522B4"/>
    <w:rsid w:val="005523F2"/>
    <w:rsid w:val="00552F2E"/>
    <w:rsid w:val="005532C2"/>
    <w:rsid w:val="0055394A"/>
    <w:rsid w:val="0055486A"/>
    <w:rsid w:val="0055496D"/>
    <w:rsid w:val="0055643B"/>
    <w:rsid w:val="00556C74"/>
    <w:rsid w:val="00557373"/>
    <w:rsid w:val="00560657"/>
    <w:rsid w:val="00561076"/>
    <w:rsid w:val="00561422"/>
    <w:rsid w:val="00561EAF"/>
    <w:rsid w:val="005626A6"/>
    <w:rsid w:val="00563C90"/>
    <w:rsid w:val="005642F3"/>
    <w:rsid w:val="00564A90"/>
    <w:rsid w:val="00564C49"/>
    <w:rsid w:val="0056557B"/>
    <w:rsid w:val="00566933"/>
    <w:rsid w:val="00567197"/>
    <w:rsid w:val="00570C80"/>
    <w:rsid w:val="00571B53"/>
    <w:rsid w:val="00571E90"/>
    <w:rsid w:val="00572B74"/>
    <w:rsid w:val="00572BBA"/>
    <w:rsid w:val="005744DE"/>
    <w:rsid w:val="00574D91"/>
    <w:rsid w:val="0057530E"/>
    <w:rsid w:val="005765F3"/>
    <w:rsid w:val="005779CD"/>
    <w:rsid w:val="00577B85"/>
    <w:rsid w:val="005816B2"/>
    <w:rsid w:val="005820C8"/>
    <w:rsid w:val="00582D9E"/>
    <w:rsid w:val="00582E17"/>
    <w:rsid w:val="00583CE8"/>
    <w:rsid w:val="00584903"/>
    <w:rsid w:val="00585072"/>
    <w:rsid w:val="005852F3"/>
    <w:rsid w:val="005857B0"/>
    <w:rsid w:val="00586414"/>
    <w:rsid w:val="005868A5"/>
    <w:rsid w:val="005873B1"/>
    <w:rsid w:val="0058741F"/>
    <w:rsid w:val="00590F24"/>
    <w:rsid w:val="005936C4"/>
    <w:rsid w:val="00593742"/>
    <w:rsid w:val="00595260"/>
    <w:rsid w:val="00595C54"/>
    <w:rsid w:val="00596353"/>
    <w:rsid w:val="00596A86"/>
    <w:rsid w:val="00596CF9"/>
    <w:rsid w:val="0059CD36"/>
    <w:rsid w:val="005A15BC"/>
    <w:rsid w:val="005A1919"/>
    <w:rsid w:val="005A20E5"/>
    <w:rsid w:val="005A2A1B"/>
    <w:rsid w:val="005A3CDC"/>
    <w:rsid w:val="005A513C"/>
    <w:rsid w:val="005A606A"/>
    <w:rsid w:val="005A62A6"/>
    <w:rsid w:val="005A6D44"/>
    <w:rsid w:val="005B017C"/>
    <w:rsid w:val="005B0FAE"/>
    <w:rsid w:val="005B108D"/>
    <w:rsid w:val="005B2B15"/>
    <w:rsid w:val="005B4499"/>
    <w:rsid w:val="005B5FFD"/>
    <w:rsid w:val="005B7059"/>
    <w:rsid w:val="005B722B"/>
    <w:rsid w:val="005B7A2F"/>
    <w:rsid w:val="005C0C8E"/>
    <w:rsid w:val="005C1D4C"/>
    <w:rsid w:val="005C21DF"/>
    <w:rsid w:val="005C3B56"/>
    <w:rsid w:val="005C4253"/>
    <w:rsid w:val="005C5150"/>
    <w:rsid w:val="005C5919"/>
    <w:rsid w:val="005C595F"/>
    <w:rsid w:val="005C6252"/>
    <w:rsid w:val="005C6DFB"/>
    <w:rsid w:val="005C731B"/>
    <w:rsid w:val="005D1847"/>
    <w:rsid w:val="005D2A78"/>
    <w:rsid w:val="005D2B25"/>
    <w:rsid w:val="005D440E"/>
    <w:rsid w:val="005D44D1"/>
    <w:rsid w:val="005D4DE1"/>
    <w:rsid w:val="005D55AF"/>
    <w:rsid w:val="005D5B88"/>
    <w:rsid w:val="005D691A"/>
    <w:rsid w:val="005E00C2"/>
    <w:rsid w:val="005E0E40"/>
    <w:rsid w:val="005E4478"/>
    <w:rsid w:val="005E475B"/>
    <w:rsid w:val="005E5642"/>
    <w:rsid w:val="005E753E"/>
    <w:rsid w:val="005E7672"/>
    <w:rsid w:val="005F0291"/>
    <w:rsid w:val="005F148E"/>
    <w:rsid w:val="005F2C45"/>
    <w:rsid w:val="005F32C2"/>
    <w:rsid w:val="005F340A"/>
    <w:rsid w:val="005F47EA"/>
    <w:rsid w:val="005F5732"/>
    <w:rsid w:val="005F5B72"/>
    <w:rsid w:val="005F5E94"/>
    <w:rsid w:val="005F6EFD"/>
    <w:rsid w:val="005F7EAD"/>
    <w:rsid w:val="006004C3"/>
    <w:rsid w:val="006014A2"/>
    <w:rsid w:val="00601566"/>
    <w:rsid w:val="006017F2"/>
    <w:rsid w:val="00601D61"/>
    <w:rsid w:val="00602BE4"/>
    <w:rsid w:val="00602D53"/>
    <w:rsid w:val="00603929"/>
    <w:rsid w:val="00603ABB"/>
    <w:rsid w:val="006047A5"/>
    <w:rsid w:val="00604F62"/>
    <w:rsid w:val="00605142"/>
    <w:rsid w:val="00605552"/>
    <w:rsid w:val="006078D6"/>
    <w:rsid w:val="00607A8D"/>
    <w:rsid w:val="00610121"/>
    <w:rsid w:val="00610871"/>
    <w:rsid w:val="00610AA5"/>
    <w:rsid w:val="00610E45"/>
    <w:rsid w:val="006112EF"/>
    <w:rsid w:val="006123E8"/>
    <w:rsid w:val="00612CD8"/>
    <w:rsid w:val="0061319C"/>
    <w:rsid w:val="00614207"/>
    <w:rsid w:val="00614232"/>
    <w:rsid w:val="00615169"/>
    <w:rsid w:val="00615C52"/>
    <w:rsid w:val="0061682A"/>
    <w:rsid w:val="00616893"/>
    <w:rsid w:val="00616A8E"/>
    <w:rsid w:val="00617A75"/>
    <w:rsid w:val="00617DBB"/>
    <w:rsid w:val="006216C3"/>
    <w:rsid w:val="00622115"/>
    <w:rsid w:val="006230EE"/>
    <w:rsid w:val="006236EF"/>
    <w:rsid w:val="00623705"/>
    <w:rsid w:val="00623939"/>
    <w:rsid w:val="00625102"/>
    <w:rsid w:val="0062669A"/>
    <w:rsid w:val="00626746"/>
    <w:rsid w:val="00627D7B"/>
    <w:rsid w:val="006306C5"/>
    <w:rsid w:val="00631608"/>
    <w:rsid w:val="00631F2F"/>
    <w:rsid w:val="0063290F"/>
    <w:rsid w:val="00632DCE"/>
    <w:rsid w:val="00632EAA"/>
    <w:rsid w:val="00634D19"/>
    <w:rsid w:val="00634F10"/>
    <w:rsid w:val="0063588C"/>
    <w:rsid w:val="00637B33"/>
    <w:rsid w:val="00640377"/>
    <w:rsid w:val="00640570"/>
    <w:rsid w:val="00640765"/>
    <w:rsid w:val="0064080F"/>
    <w:rsid w:val="00641184"/>
    <w:rsid w:val="0064131C"/>
    <w:rsid w:val="00645374"/>
    <w:rsid w:val="006455CF"/>
    <w:rsid w:val="00646982"/>
    <w:rsid w:val="00647C29"/>
    <w:rsid w:val="00647DF9"/>
    <w:rsid w:val="00650557"/>
    <w:rsid w:val="00650A91"/>
    <w:rsid w:val="0065265E"/>
    <w:rsid w:val="00656A31"/>
    <w:rsid w:val="00656A88"/>
    <w:rsid w:val="00656BC9"/>
    <w:rsid w:val="006570B0"/>
    <w:rsid w:val="00657E9B"/>
    <w:rsid w:val="00660206"/>
    <w:rsid w:val="00660453"/>
    <w:rsid w:val="00660E41"/>
    <w:rsid w:val="00660F09"/>
    <w:rsid w:val="0066113B"/>
    <w:rsid w:val="006616C0"/>
    <w:rsid w:val="006618D5"/>
    <w:rsid w:val="00662034"/>
    <w:rsid w:val="00662A6C"/>
    <w:rsid w:val="00662EB7"/>
    <w:rsid w:val="00664CF6"/>
    <w:rsid w:val="0066686A"/>
    <w:rsid w:val="00667960"/>
    <w:rsid w:val="006679C0"/>
    <w:rsid w:val="00667C6B"/>
    <w:rsid w:val="006703E7"/>
    <w:rsid w:val="00670CF1"/>
    <w:rsid w:val="00671905"/>
    <w:rsid w:val="00671A44"/>
    <w:rsid w:val="00671BF4"/>
    <w:rsid w:val="00672348"/>
    <w:rsid w:val="0067247B"/>
    <w:rsid w:val="00672499"/>
    <w:rsid w:val="00672539"/>
    <w:rsid w:val="006754C1"/>
    <w:rsid w:val="00677D55"/>
    <w:rsid w:val="006828BB"/>
    <w:rsid w:val="00683262"/>
    <w:rsid w:val="00684C9C"/>
    <w:rsid w:val="00685455"/>
    <w:rsid w:val="00690408"/>
    <w:rsid w:val="00691376"/>
    <w:rsid w:val="006932C8"/>
    <w:rsid w:val="006932CA"/>
    <w:rsid w:val="00693993"/>
    <w:rsid w:val="006943A3"/>
    <w:rsid w:val="00694707"/>
    <w:rsid w:val="00694B47"/>
    <w:rsid w:val="0069540A"/>
    <w:rsid w:val="00696267"/>
    <w:rsid w:val="006968A8"/>
    <w:rsid w:val="006A0AB6"/>
    <w:rsid w:val="006A1689"/>
    <w:rsid w:val="006A16E9"/>
    <w:rsid w:val="006A1B30"/>
    <w:rsid w:val="006A3296"/>
    <w:rsid w:val="006A3BB0"/>
    <w:rsid w:val="006A3BDF"/>
    <w:rsid w:val="006A4062"/>
    <w:rsid w:val="006A427F"/>
    <w:rsid w:val="006A54CB"/>
    <w:rsid w:val="006A583D"/>
    <w:rsid w:val="006A6B5C"/>
    <w:rsid w:val="006A6C6C"/>
    <w:rsid w:val="006A70CA"/>
    <w:rsid w:val="006A7E17"/>
    <w:rsid w:val="006B0B4C"/>
    <w:rsid w:val="006B1498"/>
    <w:rsid w:val="006B275E"/>
    <w:rsid w:val="006B2869"/>
    <w:rsid w:val="006B2D04"/>
    <w:rsid w:val="006B30DC"/>
    <w:rsid w:val="006B37BC"/>
    <w:rsid w:val="006B4797"/>
    <w:rsid w:val="006B503D"/>
    <w:rsid w:val="006B531F"/>
    <w:rsid w:val="006B5B1B"/>
    <w:rsid w:val="006B73EA"/>
    <w:rsid w:val="006B7F69"/>
    <w:rsid w:val="006C0507"/>
    <w:rsid w:val="006C24A5"/>
    <w:rsid w:val="006C2521"/>
    <w:rsid w:val="006C2DEE"/>
    <w:rsid w:val="006C4650"/>
    <w:rsid w:val="006C5230"/>
    <w:rsid w:val="006C6D95"/>
    <w:rsid w:val="006C7B0C"/>
    <w:rsid w:val="006C7D1D"/>
    <w:rsid w:val="006D0062"/>
    <w:rsid w:val="006D007F"/>
    <w:rsid w:val="006D106E"/>
    <w:rsid w:val="006D19D9"/>
    <w:rsid w:val="006D259D"/>
    <w:rsid w:val="006D2DBD"/>
    <w:rsid w:val="006D32DC"/>
    <w:rsid w:val="006D38B2"/>
    <w:rsid w:val="006D42AE"/>
    <w:rsid w:val="006D453C"/>
    <w:rsid w:val="006D4807"/>
    <w:rsid w:val="006D48F5"/>
    <w:rsid w:val="006D5BC4"/>
    <w:rsid w:val="006D5D7A"/>
    <w:rsid w:val="006D671D"/>
    <w:rsid w:val="006D6757"/>
    <w:rsid w:val="006D7B11"/>
    <w:rsid w:val="006E051C"/>
    <w:rsid w:val="006E0B05"/>
    <w:rsid w:val="006E0B26"/>
    <w:rsid w:val="006E14A8"/>
    <w:rsid w:val="006E486D"/>
    <w:rsid w:val="006E54CC"/>
    <w:rsid w:val="006E65D0"/>
    <w:rsid w:val="006E7034"/>
    <w:rsid w:val="006F0E7D"/>
    <w:rsid w:val="006F1E4D"/>
    <w:rsid w:val="006F4681"/>
    <w:rsid w:val="006F5884"/>
    <w:rsid w:val="006F6401"/>
    <w:rsid w:val="006F7053"/>
    <w:rsid w:val="00700643"/>
    <w:rsid w:val="007007DA"/>
    <w:rsid w:val="00702152"/>
    <w:rsid w:val="00703A46"/>
    <w:rsid w:val="00703BFE"/>
    <w:rsid w:val="00704643"/>
    <w:rsid w:val="00704EB0"/>
    <w:rsid w:val="007068D5"/>
    <w:rsid w:val="0071047A"/>
    <w:rsid w:val="0071047D"/>
    <w:rsid w:val="00711706"/>
    <w:rsid w:val="00711B02"/>
    <w:rsid w:val="00711BCE"/>
    <w:rsid w:val="007123A5"/>
    <w:rsid w:val="007125E7"/>
    <w:rsid w:val="00712845"/>
    <w:rsid w:val="007133FE"/>
    <w:rsid w:val="00714174"/>
    <w:rsid w:val="007141C3"/>
    <w:rsid w:val="00714246"/>
    <w:rsid w:val="00714A15"/>
    <w:rsid w:val="00715119"/>
    <w:rsid w:val="00715456"/>
    <w:rsid w:val="00716294"/>
    <w:rsid w:val="0071698E"/>
    <w:rsid w:val="007172F1"/>
    <w:rsid w:val="007178ED"/>
    <w:rsid w:val="007179C7"/>
    <w:rsid w:val="007207C7"/>
    <w:rsid w:val="00720A87"/>
    <w:rsid w:val="00720E98"/>
    <w:rsid w:val="0072118F"/>
    <w:rsid w:val="0072159A"/>
    <w:rsid w:val="00721B63"/>
    <w:rsid w:val="00721E9D"/>
    <w:rsid w:val="0072245F"/>
    <w:rsid w:val="00722BC7"/>
    <w:rsid w:val="00723921"/>
    <w:rsid w:val="00724C6B"/>
    <w:rsid w:val="00725017"/>
    <w:rsid w:val="00726089"/>
    <w:rsid w:val="00726AAA"/>
    <w:rsid w:val="00726CFD"/>
    <w:rsid w:val="00727356"/>
    <w:rsid w:val="00727539"/>
    <w:rsid w:val="00727EE7"/>
    <w:rsid w:val="007309DC"/>
    <w:rsid w:val="00730E22"/>
    <w:rsid w:val="007311E6"/>
    <w:rsid w:val="00732206"/>
    <w:rsid w:val="00732493"/>
    <w:rsid w:val="00732D95"/>
    <w:rsid w:val="00732E4C"/>
    <w:rsid w:val="007332EF"/>
    <w:rsid w:val="00733441"/>
    <w:rsid w:val="007341C9"/>
    <w:rsid w:val="00737CA3"/>
    <w:rsid w:val="007403FE"/>
    <w:rsid w:val="0074079B"/>
    <w:rsid w:val="00742145"/>
    <w:rsid w:val="007453BC"/>
    <w:rsid w:val="00745AEB"/>
    <w:rsid w:val="00745C1C"/>
    <w:rsid w:val="00746F47"/>
    <w:rsid w:val="00747113"/>
    <w:rsid w:val="0074723A"/>
    <w:rsid w:val="0074747C"/>
    <w:rsid w:val="007479CD"/>
    <w:rsid w:val="0075041E"/>
    <w:rsid w:val="007509BD"/>
    <w:rsid w:val="00750CC2"/>
    <w:rsid w:val="00751802"/>
    <w:rsid w:val="00751A52"/>
    <w:rsid w:val="007523B4"/>
    <w:rsid w:val="00752CED"/>
    <w:rsid w:val="00753765"/>
    <w:rsid w:val="00753908"/>
    <w:rsid w:val="00753EF4"/>
    <w:rsid w:val="007553C9"/>
    <w:rsid w:val="00756715"/>
    <w:rsid w:val="00757709"/>
    <w:rsid w:val="00761DDE"/>
    <w:rsid w:val="00761FF1"/>
    <w:rsid w:val="007622B1"/>
    <w:rsid w:val="0076387E"/>
    <w:rsid w:val="00763AD4"/>
    <w:rsid w:val="00763C8A"/>
    <w:rsid w:val="0076450D"/>
    <w:rsid w:val="00764C3C"/>
    <w:rsid w:val="00764D1A"/>
    <w:rsid w:val="007655A3"/>
    <w:rsid w:val="00765A6F"/>
    <w:rsid w:val="00765BF9"/>
    <w:rsid w:val="00767434"/>
    <w:rsid w:val="00767763"/>
    <w:rsid w:val="00770156"/>
    <w:rsid w:val="00773897"/>
    <w:rsid w:val="0077415E"/>
    <w:rsid w:val="007741F4"/>
    <w:rsid w:val="00774A49"/>
    <w:rsid w:val="00774D2A"/>
    <w:rsid w:val="00775AF9"/>
    <w:rsid w:val="00775D2D"/>
    <w:rsid w:val="00776B62"/>
    <w:rsid w:val="0077739A"/>
    <w:rsid w:val="007773EF"/>
    <w:rsid w:val="00777AD3"/>
    <w:rsid w:val="00777BA3"/>
    <w:rsid w:val="00780258"/>
    <w:rsid w:val="00780612"/>
    <w:rsid w:val="00780A2E"/>
    <w:rsid w:val="00780E7C"/>
    <w:rsid w:val="007821B4"/>
    <w:rsid w:val="00782870"/>
    <w:rsid w:val="00782C3C"/>
    <w:rsid w:val="007834D3"/>
    <w:rsid w:val="0078610A"/>
    <w:rsid w:val="00786393"/>
    <w:rsid w:val="007913BE"/>
    <w:rsid w:val="0079257A"/>
    <w:rsid w:val="00793B4A"/>
    <w:rsid w:val="00794F89"/>
    <w:rsid w:val="007952E8"/>
    <w:rsid w:val="007961AD"/>
    <w:rsid w:val="0079627A"/>
    <w:rsid w:val="00796D59"/>
    <w:rsid w:val="007A281A"/>
    <w:rsid w:val="007A53AB"/>
    <w:rsid w:val="007A637C"/>
    <w:rsid w:val="007A7CE4"/>
    <w:rsid w:val="007B0717"/>
    <w:rsid w:val="007B10ED"/>
    <w:rsid w:val="007B184C"/>
    <w:rsid w:val="007B1A10"/>
    <w:rsid w:val="007B2AA6"/>
    <w:rsid w:val="007B2B55"/>
    <w:rsid w:val="007B3364"/>
    <w:rsid w:val="007B3BBC"/>
    <w:rsid w:val="007B41CF"/>
    <w:rsid w:val="007B4D13"/>
    <w:rsid w:val="007B5CD3"/>
    <w:rsid w:val="007B5CD5"/>
    <w:rsid w:val="007C017A"/>
    <w:rsid w:val="007C0DB8"/>
    <w:rsid w:val="007C2083"/>
    <w:rsid w:val="007C2C5F"/>
    <w:rsid w:val="007C2CB6"/>
    <w:rsid w:val="007C2D54"/>
    <w:rsid w:val="007C3D48"/>
    <w:rsid w:val="007C44BE"/>
    <w:rsid w:val="007C6042"/>
    <w:rsid w:val="007C7C27"/>
    <w:rsid w:val="007D0ABC"/>
    <w:rsid w:val="007D14B2"/>
    <w:rsid w:val="007D2415"/>
    <w:rsid w:val="007D3D5B"/>
    <w:rsid w:val="007D4DE1"/>
    <w:rsid w:val="007D5767"/>
    <w:rsid w:val="007D7412"/>
    <w:rsid w:val="007E0A01"/>
    <w:rsid w:val="007E0AF0"/>
    <w:rsid w:val="007E22D6"/>
    <w:rsid w:val="007E56E3"/>
    <w:rsid w:val="007E60AF"/>
    <w:rsid w:val="007E6868"/>
    <w:rsid w:val="007E72B5"/>
    <w:rsid w:val="007F0965"/>
    <w:rsid w:val="007F0CAF"/>
    <w:rsid w:val="007F11C6"/>
    <w:rsid w:val="007F1EF5"/>
    <w:rsid w:val="007F1F57"/>
    <w:rsid w:val="007F37B8"/>
    <w:rsid w:val="007F417A"/>
    <w:rsid w:val="007F42D4"/>
    <w:rsid w:val="007F4520"/>
    <w:rsid w:val="007F49F6"/>
    <w:rsid w:val="007F54EE"/>
    <w:rsid w:val="007F604E"/>
    <w:rsid w:val="007F653D"/>
    <w:rsid w:val="007F6806"/>
    <w:rsid w:val="007F6EB0"/>
    <w:rsid w:val="007F7946"/>
    <w:rsid w:val="007F7B77"/>
    <w:rsid w:val="00800468"/>
    <w:rsid w:val="00800C44"/>
    <w:rsid w:val="00800CBB"/>
    <w:rsid w:val="00801379"/>
    <w:rsid w:val="00801E87"/>
    <w:rsid w:val="008023C5"/>
    <w:rsid w:val="008023D8"/>
    <w:rsid w:val="00802C1D"/>
    <w:rsid w:val="00802CC4"/>
    <w:rsid w:val="00803D9B"/>
    <w:rsid w:val="00805615"/>
    <w:rsid w:val="00806391"/>
    <w:rsid w:val="00806F58"/>
    <w:rsid w:val="0080728B"/>
    <w:rsid w:val="00810A28"/>
    <w:rsid w:val="008112DA"/>
    <w:rsid w:val="008119EF"/>
    <w:rsid w:val="00813139"/>
    <w:rsid w:val="00814CE4"/>
    <w:rsid w:val="00815478"/>
    <w:rsid w:val="0081672C"/>
    <w:rsid w:val="00816B19"/>
    <w:rsid w:val="0081756A"/>
    <w:rsid w:val="00817952"/>
    <w:rsid w:val="0082043B"/>
    <w:rsid w:val="00822136"/>
    <w:rsid w:val="0082362E"/>
    <w:rsid w:val="00826CE3"/>
    <w:rsid w:val="008302AD"/>
    <w:rsid w:val="0083073E"/>
    <w:rsid w:val="00830851"/>
    <w:rsid w:val="00831805"/>
    <w:rsid w:val="00832364"/>
    <w:rsid w:val="00832391"/>
    <w:rsid w:val="00833C93"/>
    <w:rsid w:val="00834298"/>
    <w:rsid w:val="00834493"/>
    <w:rsid w:val="00835598"/>
    <w:rsid w:val="00835AE4"/>
    <w:rsid w:val="0083656F"/>
    <w:rsid w:val="00837401"/>
    <w:rsid w:val="008418F0"/>
    <w:rsid w:val="00841E12"/>
    <w:rsid w:val="0084300F"/>
    <w:rsid w:val="008444AA"/>
    <w:rsid w:val="00845024"/>
    <w:rsid w:val="00846108"/>
    <w:rsid w:val="00846350"/>
    <w:rsid w:val="00846594"/>
    <w:rsid w:val="00846A6C"/>
    <w:rsid w:val="008477EB"/>
    <w:rsid w:val="0084791C"/>
    <w:rsid w:val="008501C7"/>
    <w:rsid w:val="008503F1"/>
    <w:rsid w:val="00850AB4"/>
    <w:rsid w:val="008516F4"/>
    <w:rsid w:val="008520E9"/>
    <w:rsid w:val="00852C65"/>
    <w:rsid w:val="008536C9"/>
    <w:rsid w:val="008539BE"/>
    <w:rsid w:val="0085422F"/>
    <w:rsid w:val="00856262"/>
    <w:rsid w:val="008564E8"/>
    <w:rsid w:val="00860555"/>
    <w:rsid w:val="00860B94"/>
    <w:rsid w:val="00861888"/>
    <w:rsid w:val="00861EB0"/>
    <w:rsid w:val="008621BA"/>
    <w:rsid w:val="0086348D"/>
    <w:rsid w:val="0086364D"/>
    <w:rsid w:val="00867995"/>
    <w:rsid w:val="00867A64"/>
    <w:rsid w:val="0087013F"/>
    <w:rsid w:val="00871927"/>
    <w:rsid w:val="00871DC6"/>
    <w:rsid w:val="00872032"/>
    <w:rsid w:val="008720C3"/>
    <w:rsid w:val="008728CC"/>
    <w:rsid w:val="00872BD1"/>
    <w:rsid w:val="0087359E"/>
    <w:rsid w:val="00874054"/>
    <w:rsid w:val="00874D09"/>
    <w:rsid w:val="008758FD"/>
    <w:rsid w:val="008761E6"/>
    <w:rsid w:val="00877391"/>
    <w:rsid w:val="00877E74"/>
    <w:rsid w:val="00880187"/>
    <w:rsid w:val="00880B2A"/>
    <w:rsid w:val="0088179C"/>
    <w:rsid w:val="00881F83"/>
    <w:rsid w:val="008825DD"/>
    <w:rsid w:val="00883E4D"/>
    <w:rsid w:val="008848D7"/>
    <w:rsid w:val="00885B6C"/>
    <w:rsid w:val="00885DE7"/>
    <w:rsid w:val="0088654E"/>
    <w:rsid w:val="00886C13"/>
    <w:rsid w:val="00887704"/>
    <w:rsid w:val="0089006C"/>
    <w:rsid w:val="00891D84"/>
    <w:rsid w:val="008923AC"/>
    <w:rsid w:val="008931E4"/>
    <w:rsid w:val="008939C1"/>
    <w:rsid w:val="00893FB9"/>
    <w:rsid w:val="00894273"/>
    <w:rsid w:val="0089517D"/>
    <w:rsid w:val="0089545C"/>
    <w:rsid w:val="008955C7"/>
    <w:rsid w:val="008956F6"/>
    <w:rsid w:val="00896109"/>
    <w:rsid w:val="0089644C"/>
    <w:rsid w:val="00896482"/>
    <w:rsid w:val="008A14C0"/>
    <w:rsid w:val="008A1532"/>
    <w:rsid w:val="008A18F0"/>
    <w:rsid w:val="008A2933"/>
    <w:rsid w:val="008A2DEE"/>
    <w:rsid w:val="008A2E1D"/>
    <w:rsid w:val="008A345B"/>
    <w:rsid w:val="008A3616"/>
    <w:rsid w:val="008A376C"/>
    <w:rsid w:val="008A5BB9"/>
    <w:rsid w:val="008A61F4"/>
    <w:rsid w:val="008A6518"/>
    <w:rsid w:val="008A7D56"/>
    <w:rsid w:val="008B38E8"/>
    <w:rsid w:val="008B4518"/>
    <w:rsid w:val="008B52D2"/>
    <w:rsid w:val="008B56EF"/>
    <w:rsid w:val="008B644E"/>
    <w:rsid w:val="008B686B"/>
    <w:rsid w:val="008B68C7"/>
    <w:rsid w:val="008B6EFD"/>
    <w:rsid w:val="008C0945"/>
    <w:rsid w:val="008C09FD"/>
    <w:rsid w:val="008C0E52"/>
    <w:rsid w:val="008C17AC"/>
    <w:rsid w:val="008C2E78"/>
    <w:rsid w:val="008C351B"/>
    <w:rsid w:val="008C3775"/>
    <w:rsid w:val="008C380F"/>
    <w:rsid w:val="008C3E8B"/>
    <w:rsid w:val="008C4C58"/>
    <w:rsid w:val="008C554B"/>
    <w:rsid w:val="008C5916"/>
    <w:rsid w:val="008C5CE3"/>
    <w:rsid w:val="008C5DD8"/>
    <w:rsid w:val="008C657F"/>
    <w:rsid w:val="008D07FD"/>
    <w:rsid w:val="008D1D53"/>
    <w:rsid w:val="008D2176"/>
    <w:rsid w:val="008D2CB5"/>
    <w:rsid w:val="008D3842"/>
    <w:rsid w:val="008D41CE"/>
    <w:rsid w:val="008D6191"/>
    <w:rsid w:val="008D6631"/>
    <w:rsid w:val="008E0E0B"/>
    <w:rsid w:val="008E0E8A"/>
    <w:rsid w:val="008E138B"/>
    <w:rsid w:val="008E2A2D"/>
    <w:rsid w:val="008E36B3"/>
    <w:rsid w:val="008E4C76"/>
    <w:rsid w:val="008E5A44"/>
    <w:rsid w:val="008E5DA6"/>
    <w:rsid w:val="008E6F6D"/>
    <w:rsid w:val="008E7133"/>
    <w:rsid w:val="008F0432"/>
    <w:rsid w:val="008F083E"/>
    <w:rsid w:val="008F0C67"/>
    <w:rsid w:val="008F18E7"/>
    <w:rsid w:val="008F236C"/>
    <w:rsid w:val="008F2BB4"/>
    <w:rsid w:val="008F3127"/>
    <w:rsid w:val="008F3934"/>
    <w:rsid w:val="008F3FC2"/>
    <w:rsid w:val="008F4D1D"/>
    <w:rsid w:val="008F5C33"/>
    <w:rsid w:val="008F60A0"/>
    <w:rsid w:val="008F7E9E"/>
    <w:rsid w:val="008F7F1E"/>
    <w:rsid w:val="009004C9"/>
    <w:rsid w:val="00900AE2"/>
    <w:rsid w:val="0090120D"/>
    <w:rsid w:val="00901B5D"/>
    <w:rsid w:val="00901DE6"/>
    <w:rsid w:val="00904F21"/>
    <w:rsid w:val="00905965"/>
    <w:rsid w:val="00905986"/>
    <w:rsid w:val="00905CCB"/>
    <w:rsid w:val="00905E32"/>
    <w:rsid w:val="00906B0E"/>
    <w:rsid w:val="00906C04"/>
    <w:rsid w:val="00906EBA"/>
    <w:rsid w:val="00907080"/>
    <w:rsid w:val="00907137"/>
    <w:rsid w:val="00910654"/>
    <w:rsid w:val="00910FDA"/>
    <w:rsid w:val="00911755"/>
    <w:rsid w:val="00911967"/>
    <w:rsid w:val="00911D34"/>
    <w:rsid w:val="00912504"/>
    <w:rsid w:val="0091267C"/>
    <w:rsid w:val="00912CE1"/>
    <w:rsid w:val="0091326A"/>
    <w:rsid w:val="00913FCF"/>
    <w:rsid w:val="00914901"/>
    <w:rsid w:val="009151BA"/>
    <w:rsid w:val="009154D0"/>
    <w:rsid w:val="0091764A"/>
    <w:rsid w:val="00920A72"/>
    <w:rsid w:val="00921655"/>
    <w:rsid w:val="009239E9"/>
    <w:rsid w:val="00926083"/>
    <w:rsid w:val="009260F4"/>
    <w:rsid w:val="00926195"/>
    <w:rsid w:val="00926CE7"/>
    <w:rsid w:val="00926D02"/>
    <w:rsid w:val="00926EF8"/>
    <w:rsid w:val="0092719B"/>
    <w:rsid w:val="00930158"/>
    <w:rsid w:val="00931B12"/>
    <w:rsid w:val="00932B4F"/>
    <w:rsid w:val="00932BE9"/>
    <w:rsid w:val="00932D6C"/>
    <w:rsid w:val="00934AD5"/>
    <w:rsid w:val="009370EE"/>
    <w:rsid w:val="009373FD"/>
    <w:rsid w:val="00937F74"/>
    <w:rsid w:val="0094046B"/>
    <w:rsid w:val="0094078A"/>
    <w:rsid w:val="00940F7E"/>
    <w:rsid w:val="00941D55"/>
    <w:rsid w:val="0094210A"/>
    <w:rsid w:val="00942A7B"/>
    <w:rsid w:val="00944242"/>
    <w:rsid w:val="009449CE"/>
    <w:rsid w:val="00944D4B"/>
    <w:rsid w:val="00945574"/>
    <w:rsid w:val="009458BF"/>
    <w:rsid w:val="00945D94"/>
    <w:rsid w:val="009463F2"/>
    <w:rsid w:val="0094693C"/>
    <w:rsid w:val="00947D39"/>
    <w:rsid w:val="0095030A"/>
    <w:rsid w:val="009503AC"/>
    <w:rsid w:val="00950579"/>
    <w:rsid w:val="0095259A"/>
    <w:rsid w:val="009526E7"/>
    <w:rsid w:val="00952EBA"/>
    <w:rsid w:val="009533CD"/>
    <w:rsid w:val="00953425"/>
    <w:rsid w:val="00955830"/>
    <w:rsid w:val="009558AC"/>
    <w:rsid w:val="009559F0"/>
    <w:rsid w:val="00955AE0"/>
    <w:rsid w:val="00955E41"/>
    <w:rsid w:val="0095603B"/>
    <w:rsid w:val="00956451"/>
    <w:rsid w:val="00957619"/>
    <w:rsid w:val="00957947"/>
    <w:rsid w:val="00960B8E"/>
    <w:rsid w:val="00960D4C"/>
    <w:rsid w:val="00962689"/>
    <w:rsid w:val="00962B50"/>
    <w:rsid w:val="009630DA"/>
    <w:rsid w:val="0096385F"/>
    <w:rsid w:val="00964998"/>
    <w:rsid w:val="009663D8"/>
    <w:rsid w:val="00966A33"/>
    <w:rsid w:val="00966BFC"/>
    <w:rsid w:val="0096770F"/>
    <w:rsid w:val="0097002A"/>
    <w:rsid w:val="009701C0"/>
    <w:rsid w:val="00970257"/>
    <w:rsid w:val="009715D8"/>
    <w:rsid w:val="00972D90"/>
    <w:rsid w:val="00972EB6"/>
    <w:rsid w:val="009730DF"/>
    <w:rsid w:val="00973464"/>
    <w:rsid w:val="00973702"/>
    <w:rsid w:val="00973712"/>
    <w:rsid w:val="00973727"/>
    <w:rsid w:val="00973D36"/>
    <w:rsid w:val="0097400B"/>
    <w:rsid w:val="0097505A"/>
    <w:rsid w:val="0097572A"/>
    <w:rsid w:val="009774C9"/>
    <w:rsid w:val="009800EC"/>
    <w:rsid w:val="00980704"/>
    <w:rsid w:val="009808F1"/>
    <w:rsid w:val="00980ACD"/>
    <w:rsid w:val="00980FEF"/>
    <w:rsid w:val="009813CC"/>
    <w:rsid w:val="00982C06"/>
    <w:rsid w:val="009838B2"/>
    <w:rsid w:val="00983A04"/>
    <w:rsid w:val="009858A2"/>
    <w:rsid w:val="009859F2"/>
    <w:rsid w:val="00987455"/>
    <w:rsid w:val="009879FA"/>
    <w:rsid w:val="00990B1C"/>
    <w:rsid w:val="009916FB"/>
    <w:rsid w:val="009934C5"/>
    <w:rsid w:val="009936F4"/>
    <w:rsid w:val="009944C6"/>
    <w:rsid w:val="00994953"/>
    <w:rsid w:val="00995940"/>
    <w:rsid w:val="009A086E"/>
    <w:rsid w:val="009A11E2"/>
    <w:rsid w:val="009A22A2"/>
    <w:rsid w:val="009A278C"/>
    <w:rsid w:val="009A32B1"/>
    <w:rsid w:val="009A36F4"/>
    <w:rsid w:val="009A42AF"/>
    <w:rsid w:val="009A4A2F"/>
    <w:rsid w:val="009A51EE"/>
    <w:rsid w:val="009A5D1C"/>
    <w:rsid w:val="009A6036"/>
    <w:rsid w:val="009A61F5"/>
    <w:rsid w:val="009A7C14"/>
    <w:rsid w:val="009B3866"/>
    <w:rsid w:val="009B5505"/>
    <w:rsid w:val="009B768B"/>
    <w:rsid w:val="009B7AFD"/>
    <w:rsid w:val="009B7B4A"/>
    <w:rsid w:val="009C04D1"/>
    <w:rsid w:val="009C1876"/>
    <w:rsid w:val="009C1A43"/>
    <w:rsid w:val="009C1EED"/>
    <w:rsid w:val="009C20A9"/>
    <w:rsid w:val="009C2909"/>
    <w:rsid w:val="009C3156"/>
    <w:rsid w:val="009C3308"/>
    <w:rsid w:val="009C3B74"/>
    <w:rsid w:val="009C3F0D"/>
    <w:rsid w:val="009C412F"/>
    <w:rsid w:val="009C447F"/>
    <w:rsid w:val="009C4856"/>
    <w:rsid w:val="009C4C30"/>
    <w:rsid w:val="009C4E41"/>
    <w:rsid w:val="009C78B8"/>
    <w:rsid w:val="009D0049"/>
    <w:rsid w:val="009D03FE"/>
    <w:rsid w:val="009D1BFF"/>
    <w:rsid w:val="009D1F1D"/>
    <w:rsid w:val="009D2346"/>
    <w:rsid w:val="009D235A"/>
    <w:rsid w:val="009D24AC"/>
    <w:rsid w:val="009D26D1"/>
    <w:rsid w:val="009D2BDF"/>
    <w:rsid w:val="009D30D9"/>
    <w:rsid w:val="009D490F"/>
    <w:rsid w:val="009D51E4"/>
    <w:rsid w:val="009D766B"/>
    <w:rsid w:val="009D7E96"/>
    <w:rsid w:val="009E0789"/>
    <w:rsid w:val="009E0B6A"/>
    <w:rsid w:val="009E1558"/>
    <w:rsid w:val="009E1B0B"/>
    <w:rsid w:val="009E2560"/>
    <w:rsid w:val="009E2A20"/>
    <w:rsid w:val="009E2CCF"/>
    <w:rsid w:val="009E3408"/>
    <w:rsid w:val="009E3703"/>
    <w:rsid w:val="009E47C6"/>
    <w:rsid w:val="009E4E81"/>
    <w:rsid w:val="009E4F20"/>
    <w:rsid w:val="009E54E0"/>
    <w:rsid w:val="009E6F09"/>
    <w:rsid w:val="009E765B"/>
    <w:rsid w:val="009E765E"/>
    <w:rsid w:val="009E78E0"/>
    <w:rsid w:val="009F02E7"/>
    <w:rsid w:val="009F0B12"/>
    <w:rsid w:val="009F0D23"/>
    <w:rsid w:val="009F2B02"/>
    <w:rsid w:val="009F3899"/>
    <w:rsid w:val="009F4018"/>
    <w:rsid w:val="009F64B3"/>
    <w:rsid w:val="009F7E7C"/>
    <w:rsid w:val="00A00121"/>
    <w:rsid w:val="00A009E1"/>
    <w:rsid w:val="00A00BE8"/>
    <w:rsid w:val="00A01D0D"/>
    <w:rsid w:val="00A022FF"/>
    <w:rsid w:val="00A0311B"/>
    <w:rsid w:val="00A03865"/>
    <w:rsid w:val="00A03A6D"/>
    <w:rsid w:val="00A05695"/>
    <w:rsid w:val="00A0644F"/>
    <w:rsid w:val="00A07B20"/>
    <w:rsid w:val="00A10929"/>
    <w:rsid w:val="00A111C8"/>
    <w:rsid w:val="00A12A30"/>
    <w:rsid w:val="00A13BBA"/>
    <w:rsid w:val="00A142F0"/>
    <w:rsid w:val="00A14654"/>
    <w:rsid w:val="00A17257"/>
    <w:rsid w:val="00A17678"/>
    <w:rsid w:val="00A2186C"/>
    <w:rsid w:val="00A22794"/>
    <w:rsid w:val="00A230BC"/>
    <w:rsid w:val="00A231A4"/>
    <w:rsid w:val="00A23E9A"/>
    <w:rsid w:val="00A24B4B"/>
    <w:rsid w:val="00A2573E"/>
    <w:rsid w:val="00A26A2A"/>
    <w:rsid w:val="00A26FE4"/>
    <w:rsid w:val="00A30229"/>
    <w:rsid w:val="00A30B74"/>
    <w:rsid w:val="00A316FF"/>
    <w:rsid w:val="00A33D09"/>
    <w:rsid w:val="00A346CC"/>
    <w:rsid w:val="00A34A80"/>
    <w:rsid w:val="00A34D10"/>
    <w:rsid w:val="00A352E4"/>
    <w:rsid w:val="00A36245"/>
    <w:rsid w:val="00A367EC"/>
    <w:rsid w:val="00A36F2E"/>
    <w:rsid w:val="00A43FEE"/>
    <w:rsid w:val="00A476C4"/>
    <w:rsid w:val="00A47861"/>
    <w:rsid w:val="00A47E4B"/>
    <w:rsid w:val="00A50413"/>
    <w:rsid w:val="00A504AF"/>
    <w:rsid w:val="00A50D1B"/>
    <w:rsid w:val="00A519D2"/>
    <w:rsid w:val="00A51D56"/>
    <w:rsid w:val="00A52128"/>
    <w:rsid w:val="00A5326B"/>
    <w:rsid w:val="00A5481E"/>
    <w:rsid w:val="00A5484E"/>
    <w:rsid w:val="00A55FAC"/>
    <w:rsid w:val="00A56951"/>
    <w:rsid w:val="00A569BA"/>
    <w:rsid w:val="00A56C00"/>
    <w:rsid w:val="00A5796B"/>
    <w:rsid w:val="00A6143B"/>
    <w:rsid w:val="00A61955"/>
    <w:rsid w:val="00A6257C"/>
    <w:rsid w:val="00A62E09"/>
    <w:rsid w:val="00A631A3"/>
    <w:rsid w:val="00A63CEE"/>
    <w:rsid w:val="00A64B54"/>
    <w:rsid w:val="00A6514C"/>
    <w:rsid w:val="00A65771"/>
    <w:rsid w:val="00A6748F"/>
    <w:rsid w:val="00A677C9"/>
    <w:rsid w:val="00A67B7A"/>
    <w:rsid w:val="00A70AB2"/>
    <w:rsid w:val="00A70AB4"/>
    <w:rsid w:val="00A70D3F"/>
    <w:rsid w:val="00A71AF5"/>
    <w:rsid w:val="00A73957"/>
    <w:rsid w:val="00A75896"/>
    <w:rsid w:val="00A76F41"/>
    <w:rsid w:val="00A80991"/>
    <w:rsid w:val="00A823C2"/>
    <w:rsid w:val="00A83570"/>
    <w:rsid w:val="00A83B52"/>
    <w:rsid w:val="00A84145"/>
    <w:rsid w:val="00A8527A"/>
    <w:rsid w:val="00A855F2"/>
    <w:rsid w:val="00A85692"/>
    <w:rsid w:val="00A863F6"/>
    <w:rsid w:val="00A86489"/>
    <w:rsid w:val="00A864D9"/>
    <w:rsid w:val="00A86B4F"/>
    <w:rsid w:val="00A86C23"/>
    <w:rsid w:val="00A871A6"/>
    <w:rsid w:val="00A87D80"/>
    <w:rsid w:val="00A90F5E"/>
    <w:rsid w:val="00A941BB"/>
    <w:rsid w:val="00A94677"/>
    <w:rsid w:val="00A95BFD"/>
    <w:rsid w:val="00A95C39"/>
    <w:rsid w:val="00A95EA1"/>
    <w:rsid w:val="00A969AF"/>
    <w:rsid w:val="00A96BB8"/>
    <w:rsid w:val="00A97542"/>
    <w:rsid w:val="00A9769B"/>
    <w:rsid w:val="00AA05DD"/>
    <w:rsid w:val="00AA0B27"/>
    <w:rsid w:val="00AA12E2"/>
    <w:rsid w:val="00AA1C02"/>
    <w:rsid w:val="00AA2C76"/>
    <w:rsid w:val="00AA4178"/>
    <w:rsid w:val="00AA4A9E"/>
    <w:rsid w:val="00AA4C5F"/>
    <w:rsid w:val="00AA5809"/>
    <w:rsid w:val="00AA580C"/>
    <w:rsid w:val="00AA6B12"/>
    <w:rsid w:val="00AA6BE1"/>
    <w:rsid w:val="00AA6C20"/>
    <w:rsid w:val="00AA70DA"/>
    <w:rsid w:val="00AB0CBA"/>
    <w:rsid w:val="00AB11F4"/>
    <w:rsid w:val="00AB1A9D"/>
    <w:rsid w:val="00AB1BF7"/>
    <w:rsid w:val="00AB2D32"/>
    <w:rsid w:val="00AB3E92"/>
    <w:rsid w:val="00AB45F4"/>
    <w:rsid w:val="00AB46B0"/>
    <w:rsid w:val="00AB4F14"/>
    <w:rsid w:val="00AB52C0"/>
    <w:rsid w:val="00AB551B"/>
    <w:rsid w:val="00AB5E33"/>
    <w:rsid w:val="00AB62B0"/>
    <w:rsid w:val="00AB7DD2"/>
    <w:rsid w:val="00AB7F98"/>
    <w:rsid w:val="00AC083E"/>
    <w:rsid w:val="00AC0CB4"/>
    <w:rsid w:val="00AC28B6"/>
    <w:rsid w:val="00AC348D"/>
    <w:rsid w:val="00AC3C70"/>
    <w:rsid w:val="00AC48EA"/>
    <w:rsid w:val="00AC491F"/>
    <w:rsid w:val="00AC4AB2"/>
    <w:rsid w:val="00AC5A1F"/>
    <w:rsid w:val="00AC6222"/>
    <w:rsid w:val="00AC6A09"/>
    <w:rsid w:val="00AD0CE9"/>
    <w:rsid w:val="00AD1039"/>
    <w:rsid w:val="00AD14DA"/>
    <w:rsid w:val="00AD2196"/>
    <w:rsid w:val="00AD367B"/>
    <w:rsid w:val="00AD4489"/>
    <w:rsid w:val="00AD4983"/>
    <w:rsid w:val="00AD4E1E"/>
    <w:rsid w:val="00AD5A71"/>
    <w:rsid w:val="00AD6292"/>
    <w:rsid w:val="00AD6E78"/>
    <w:rsid w:val="00AE00B1"/>
    <w:rsid w:val="00AE1504"/>
    <w:rsid w:val="00AE2333"/>
    <w:rsid w:val="00AE258D"/>
    <w:rsid w:val="00AE2656"/>
    <w:rsid w:val="00AE2C44"/>
    <w:rsid w:val="00AE40C3"/>
    <w:rsid w:val="00AE6A2C"/>
    <w:rsid w:val="00AE70C3"/>
    <w:rsid w:val="00AF04F2"/>
    <w:rsid w:val="00AF06C3"/>
    <w:rsid w:val="00AF153F"/>
    <w:rsid w:val="00AF3C00"/>
    <w:rsid w:val="00AF4111"/>
    <w:rsid w:val="00AF4143"/>
    <w:rsid w:val="00AF43D7"/>
    <w:rsid w:val="00AF5614"/>
    <w:rsid w:val="00AF599A"/>
    <w:rsid w:val="00AF713A"/>
    <w:rsid w:val="00AF76B0"/>
    <w:rsid w:val="00AF7CBA"/>
    <w:rsid w:val="00B00AFD"/>
    <w:rsid w:val="00B01487"/>
    <w:rsid w:val="00B016F2"/>
    <w:rsid w:val="00B01E4F"/>
    <w:rsid w:val="00B01E94"/>
    <w:rsid w:val="00B029B7"/>
    <w:rsid w:val="00B03052"/>
    <w:rsid w:val="00B039A2"/>
    <w:rsid w:val="00B04F34"/>
    <w:rsid w:val="00B07D35"/>
    <w:rsid w:val="00B07DC0"/>
    <w:rsid w:val="00B108E2"/>
    <w:rsid w:val="00B10C55"/>
    <w:rsid w:val="00B11969"/>
    <w:rsid w:val="00B12463"/>
    <w:rsid w:val="00B12855"/>
    <w:rsid w:val="00B138B9"/>
    <w:rsid w:val="00B13F87"/>
    <w:rsid w:val="00B1462E"/>
    <w:rsid w:val="00B154BE"/>
    <w:rsid w:val="00B15808"/>
    <w:rsid w:val="00B163D9"/>
    <w:rsid w:val="00B16C2C"/>
    <w:rsid w:val="00B17D80"/>
    <w:rsid w:val="00B2069E"/>
    <w:rsid w:val="00B2196A"/>
    <w:rsid w:val="00B22054"/>
    <w:rsid w:val="00B2328A"/>
    <w:rsid w:val="00B23EBE"/>
    <w:rsid w:val="00B24438"/>
    <w:rsid w:val="00B24F48"/>
    <w:rsid w:val="00B25439"/>
    <w:rsid w:val="00B25A57"/>
    <w:rsid w:val="00B26FDC"/>
    <w:rsid w:val="00B27D8E"/>
    <w:rsid w:val="00B30141"/>
    <w:rsid w:val="00B30469"/>
    <w:rsid w:val="00B30CD1"/>
    <w:rsid w:val="00B31EFC"/>
    <w:rsid w:val="00B32589"/>
    <w:rsid w:val="00B333C3"/>
    <w:rsid w:val="00B338F6"/>
    <w:rsid w:val="00B3395D"/>
    <w:rsid w:val="00B33E9F"/>
    <w:rsid w:val="00B34531"/>
    <w:rsid w:val="00B349D1"/>
    <w:rsid w:val="00B35522"/>
    <w:rsid w:val="00B4047C"/>
    <w:rsid w:val="00B406B3"/>
    <w:rsid w:val="00B40B26"/>
    <w:rsid w:val="00B40F00"/>
    <w:rsid w:val="00B41111"/>
    <w:rsid w:val="00B41930"/>
    <w:rsid w:val="00B41B53"/>
    <w:rsid w:val="00B41BF6"/>
    <w:rsid w:val="00B43481"/>
    <w:rsid w:val="00B44028"/>
    <w:rsid w:val="00B4438E"/>
    <w:rsid w:val="00B44639"/>
    <w:rsid w:val="00B44908"/>
    <w:rsid w:val="00B45DD4"/>
    <w:rsid w:val="00B46E1C"/>
    <w:rsid w:val="00B47B2F"/>
    <w:rsid w:val="00B506C3"/>
    <w:rsid w:val="00B526F4"/>
    <w:rsid w:val="00B52B35"/>
    <w:rsid w:val="00B52CBC"/>
    <w:rsid w:val="00B53034"/>
    <w:rsid w:val="00B53EA4"/>
    <w:rsid w:val="00B545B9"/>
    <w:rsid w:val="00B54E8E"/>
    <w:rsid w:val="00B55C45"/>
    <w:rsid w:val="00B56F78"/>
    <w:rsid w:val="00B5754F"/>
    <w:rsid w:val="00B57ED4"/>
    <w:rsid w:val="00B60463"/>
    <w:rsid w:val="00B61196"/>
    <w:rsid w:val="00B6203B"/>
    <w:rsid w:val="00B63387"/>
    <w:rsid w:val="00B63642"/>
    <w:rsid w:val="00B64A2A"/>
    <w:rsid w:val="00B64E3F"/>
    <w:rsid w:val="00B653C7"/>
    <w:rsid w:val="00B659A2"/>
    <w:rsid w:val="00B71BEB"/>
    <w:rsid w:val="00B729CA"/>
    <w:rsid w:val="00B72C39"/>
    <w:rsid w:val="00B735A6"/>
    <w:rsid w:val="00B74770"/>
    <w:rsid w:val="00B75195"/>
    <w:rsid w:val="00B753B8"/>
    <w:rsid w:val="00B7743A"/>
    <w:rsid w:val="00B778CA"/>
    <w:rsid w:val="00B804CD"/>
    <w:rsid w:val="00B81386"/>
    <w:rsid w:val="00B81797"/>
    <w:rsid w:val="00B81DDE"/>
    <w:rsid w:val="00B83082"/>
    <w:rsid w:val="00B834F9"/>
    <w:rsid w:val="00B851A8"/>
    <w:rsid w:val="00B85996"/>
    <w:rsid w:val="00B861FE"/>
    <w:rsid w:val="00B863D4"/>
    <w:rsid w:val="00B86D73"/>
    <w:rsid w:val="00B8730D"/>
    <w:rsid w:val="00B87611"/>
    <w:rsid w:val="00B87751"/>
    <w:rsid w:val="00B87ADC"/>
    <w:rsid w:val="00B87E37"/>
    <w:rsid w:val="00B9047D"/>
    <w:rsid w:val="00B90FF5"/>
    <w:rsid w:val="00B9116F"/>
    <w:rsid w:val="00B9343B"/>
    <w:rsid w:val="00B93933"/>
    <w:rsid w:val="00B93B81"/>
    <w:rsid w:val="00B94106"/>
    <w:rsid w:val="00B9492F"/>
    <w:rsid w:val="00B951CF"/>
    <w:rsid w:val="00B95D69"/>
    <w:rsid w:val="00B965C6"/>
    <w:rsid w:val="00B96AE8"/>
    <w:rsid w:val="00B978C0"/>
    <w:rsid w:val="00B97C4B"/>
    <w:rsid w:val="00BA01B0"/>
    <w:rsid w:val="00BA038E"/>
    <w:rsid w:val="00BA0B2D"/>
    <w:rsid w:val="00BA1214"/>
    <w:rsid w:val="00BA1798"/>
    <w:rsid w:val="00BA235B"/>
    <w:rsid w:val="00BA2A18"/>
    <w:rsid w:val="00BA2E55"/>
    <w:rsid w:val="00BA3F75"/>
    <w:rsid w:val="00BA4550"/>
    <w:rsid w:val="00BA4C8C"/>
    <w:rsid w:val="00BA5F93"/>
    <w:rsid w:val="00BA654D"/>
    <w:rsid w:val="00BA65EA"/>
    <w:rsid w:val="00BA7B2E"/>
    <w:rsid w:val="00BA7C41"/>
    <w:rsid w:val="00BB01D9"/>
    <w:rsid w:val="00BB0679"/>
    <w:rsid w:val="00BB14A3"/>
    <w:rsid w:val="00BB1504"/>
    <w:rsid w:val="00BB1603"/>
    <w:rsid w:val="00BB17E9"/>
    <w:rsid w:val="00BB1827"/>
    <w:rsid w:val="00BB23B7"/>
    <w:rsid w:val="00BB2AB2"/>
    <w:rsid w:val="00BB2C99"/>
    <w:rsid w:val="00BB2CF8"/>
    <w:rsid w:val="00BB3472"/>
    <w:rsid w:val="00BB484F"/>
    <w:rsid w:val="00BB57C0"/>
    <w:rsid w:val="00BB61DC"/>
    <w:rsid w:val="00BB6529"/>
    <w:rsid w:val="00BB6783"/>
    <w:rsid w:val="00BC0DD2"/>
    <w:rsid w:val="00BC1358"/>
    <w:rsid w:val="00BC17A0"/>
    <w:rsid w:val="00BC1A6B"/>
    <w:rsid w:val="00BC2587"/>
    <w:rsid w:val="00BC355E"/>
    <w:rsid w:val="00BC4DE9"/>
    <w:rsid w:val="00BC4F07"/>
    <w:rsid w:val="00BC5A8F"/>
    <w:rsid w:val="00BC6615"/>
    <w:rsid w:val="00BC663D"/>
    <w:rsid w:val="00BC7C77"/>
    <w:rsid w:val="00BD050E"/>
    <w:rsid w:val="00BD087E"/>
    <w:rsid w:val="00BD1251"/>
    <w:rsid w:val="00BD15EA"/>
    <w:rsid w:val="00BD31A5"/>
    <w:rsid w:val="00BD3EC3"/>
    <w:rsid w:val="00BD4109"/>
    <w:rsid w:val="00BD444C"/>
    <w:rsid w:val="00BD47F6"/>
    <w:rsid w:val="00BD696F"/>
    <w:rsid w:val="00BD7A29"/>
    <w:rsid w:val="00BE014B"/>
    <w:rsid w:val="00BE0AF5"/>
    <w:rsid w:val="00BE1170"/>
    <w:rsid w:val="00BE1484"/>
    <w:rsid w:val="00BE3046"/>
    <w:rsid w:val="00BE41E9"/>
    <w:rsid w:val="00BE4884"/>
    <w:rsid w:val="00BE59B7"/>
    <w:rsid w:val="00BE6862"/>
    <w:rsid w:val="00BE6EDD"/>
    <w:rsid w:val="00BE6F86"/>
    <w:rsid w:val="00BE7023"/>
    <w:rsid w:val="00BE7AAB"/>
    <w:rsid w:val="00BE7E0F"/>
    <w:rsid w:val="00BF0EB3"/>
    <w:rsid w:val="00BF1204"/>
    <w:rsid w:val="00BF12FB"/>
    <w:rsid w:val="00BF1327"/>
    <w:rsid w:val="00BF1E4C"/>
    <w:rsid w:val="00BF2A31"/>
    <w:rsid w:val="00BF2A93"/>
    <w:rsid w:val="00BF39D8"/>
    <w:rsid w:val="00BF40BA"/>
    <w:rsid w:val="00BF6221"/>
    <w:rsid w:val="00BF6A49"/>
    <w:rsid w:val="00BF765F"/>
    <w:rsid w:val="00C00EB0"/>
    <w:rsid w:val="00C01B24"/>
    <w:rsid w:val="00C01E89"/>
    <w:rsid w:val="00C020CB"/>
    <w:rsid w:val="00C03A8B"/>
    <w:rsid w:val="00C04368"/>
    <w:rsid w:val="00C04581"/>
    <w:rsid w:val="00C05891"/>
    <w:rsid w:val="00C05BD4"/>
    <w:rsid w:val="00C06176"/>
    <w:rsid w:val="00C0647B"/>
    <w:rsid w:val="00C065D6"/>
    <w:rsid w:val="00C06B2B"/>
    <w:rsid w:val="00C07035"/>
    <w:rsid w:val="00C07870"/>
    <w:rsid w:val="00C07DFC"/>
    <w:rsid w:val="00C11136"/>
    <w:rsid w:val="00C11539"/>
    <w:rsid w:val="00C11913"/>
    <w:rsid w:val="00C12374"/>
    <w:rsid w:val="00C12884"/>
    <w:rsid w:val="00C12C44"/>
    <w:rsid w:val="00C13B99"/>
    <w:rsid w:val="00C13F18"/>
    <w:rsid w:val="00C1411A"/>
    <w:rsid w:val="00C16A41"/>
    <w:rsid w:val="00C17B35"/>
    <w:rsid w:val="00C2088E"/>
    <w:rsid w:val="00C208F9"/>
    <w:rsid w:val="00C209A5"/>
    <w:rsid w:val="00C20B81"/>
    <w:rsid w:val="00C214CF"/>
    <w:rsid w:val="00C215BE"/>
    <w:rsid w:val="00C2174A"/>
    <w:rsid w:val="00C22516"/>
    <w:rsid w:val="00C22C48"/>
    <w:rsid w:val="00C22D86"/>
    <w:rsid w:val="00C22F84"/>
    <w:rsid w:val="00C23100"/>
    <w:rsid w:val="00C235CC"/>
    <w:rsid w:val="00C242D6"/>
    <w:rsid w:val="00C2483F"/>
    <w:rsid w:val="00C265E8"/>
    <w:rsid w:val="00C2688F"/>
    <w:rsid w:val="00C26FDE"/>
    <w:rsid w:val="00C30F4D"/>
    <w:rsid w:val="00C3117A"/>
    <w:rsid w:val="00C31211"/>
    <w:rsid w:val="00C32668"/>
    <w:rsid w:val="00C33035"/>
    <w:rsid w:val="00C342B3"/>
    <w:rsid w:val="00C359FE"/>
    <w:rsid w:val="00C36B41"/>
    <w:rsid w:val="00C4023B"/>
    <w:rsid w:val="00C40518"/>
    <w:rsid w:val="00C40C16"/>
    <w:rsid w:val="00C40F97"/>
    <w:rsid w:val="00C411B0"/>
    <w:rsid w:val="00C41A72"/>
    <w:rsid w:val="00C44BF4"/>
    <w:rsid w:val="00C4550E"/>
    <w:rsid w:val="00C45571"/>
    <w:rsid w:val="00C4659C"/>
    <w:rsid w:val="00C47085"/>
    <w:rsid w:val="00C5022B"/>
    <w:rsid w:val="00C50C6E"/>
    <w:rsid w:val="00C5173D"/>
    <w:rsid w:val="00C51BE4"/>
    <w:rsid w:val="00C51CC9"/>
    <w:rsid w:val="00C524F3"/>
    <w:rsid w:val="00C5284A"/>
    <w:rsid w:val="00C52E6D"/>
    <w:rsid w:val="00C53A52"/>
    <w:rsid w:val="00C54044"/>
    <w:rsid w:val="00C5482C"/>
    <w:rsid w:val="00C550FC"/>
    <w:rsid w:val="00C556E2"/>
    <w:rsid w:val="00C5570E"/>
    <w:rsid w:val="00C56125"/>
    <w:rsid w:val="00C605C1"/>
    <w:rsid w:val="00C60D41"/>
    <w:rsid w:val="00C614C3"/>
    <w:rsid w:val="00C61953"/>
    <w:rsid w:val="00C62048"/>
    <w:rsid w:val="00C6239A"/>
    <w:rsid w:val="00C6465E"/>
    <w:rsid w:val="00C66E0B"/>
    <w:rsid w:val="00C67846"/>
    <w:rsid w:val="00C715DE"/>
    <w:rsid w:val="00C71F83"/>
    <w:rsid w:val="00C72A71"/>
    <w:rsid w:val="00C73ACB"/>
    <w:rsid w:val="00C745DD"/>
    <w:rsid w:val="00C7486D"/>
    <w:rsid w:val="00C7564F"/>
    <w:rsid w:val="00C76B1D"/>
    <w:rsid w:val="00C77C92"/>
    <w:rsid w:val="00C801D5"/>
    <w:rsid w:val="00C8047A"/>
    <w:rsid w:val="00C81114"/>
    <w:rsid w:val="00C819E3"/>
    <w:rsid w:val="00C81D38"/>
    <w:rsid w:val="00C82FB2"/>
    <w:rsid w:val="00C845A7"/>
    <w:rsid w:val="00C84EF0"/>
    <w:rsid w:val="00C851B8"/>
    <w:rsid w:val="00C86245"/>
    <w:rsid w:val="00C866E7"/>
    <w:rsid w:val="00C87670"/>
    <w:rsid w:val="00C877C3"/>
    <w:rsid w:val="00C87DDD"/>
    <w:rsid w:val="00C87E45"/>
    <w:rsid w:val="00C920A3"/>
    <w:rsid w:val="00C923D0"/>
    <w:rsid w:val="00C9316E"/>
    <w:rsid w:val="00C93772"/>
    <w:rsid w:val="00C93CAB"/>
    <w:rsid w:val="00C949D4"/>
    <w:rsid w:val="00C9689C"/>
    <w:rsid w:val="00CA0204"/>
    <w:rsid w:val="00CA20F0"/>
    <w:rsid w:val="00CA29DD"/>
    <w:rsid w:val="00CA2B35"/>
    <w:rsid w:val="00CA3244"/>
    <w:rsid w:val="00CA3DF9"/>
    <w:rsid w:val="00CA4EB2"/>
    <w:rsid w:val="00CA55B6"/>
    <w:rsid w:val="00CA5858"/>
    <w:rsid w:val="00CA5BA1"/>
    <w:rsid w:val="00CA5F97"/>
    <w:rsid w:val="00CA63D3"/>
    <w:rsid w:val="00CA681E"/>
    <w:rsid w:val="00CA6CB2"/>
    <w:rsid w:val="00CA6ECA"/>
    <w:rsid w:val="00CA75BD"/>
    <w:rsid w:val="00CA7DEB"/>
    <w:rsid w:val="00CB061B"/>
    <w:rsid w:val="00CB15CC"/>
    <w:rsid w:val="00CB16F7"/>
    <w:rsid w:val="00CB1CA4"/>
    <w:rsid w:val="00CB29B7"/>
    <w:rsid w:val="00CB2C50"/>
    <w:rsid w:val="00CB4171"/>
    <w:rsid w:val="00CB5844"/>
    <w:rsid w:val="00CB5963"/>
    <w:rsid w:val="00CB6483"/>
    <w:rsid w:val="00CB6AA1"/>
    <w:rsid w:val="00CB750E"/>
    <w:rsid w:val="00CC10BA"/>
    <w:rsid w:val="00CC151A"/>
    <w:rsid w:val="00CC212A"/>
    <w:rsid w:val="00CC24F0"/>
    <w:rsid w:val="00CC2723"/>
    <w:rsid w:val="00CC2BCB"/>
    <w:rsid w:val="00CC576C"/>
    <w:rsid w:val="00CC6585"/>
    <w:rsid w:val="00CC7FAA"/>
    <w:rsid w:val="00CD01EC"/>
    <w:rsid w:val="00CD023A"/>
    <w:rsid w:val="00CD0681"/>
    <w:rsid w:val="00CD125E"/>
    <w:rsid w:val="00CD1FA3"/>
    <w:rsid w:val="00CD2D8C"/>
    <w:rsid w:val="00CD34AB"/>
    <w:rsid w:val="00CD3CE3"/>
    <w:rsid w:val="00CD6CDA"/>
    <w:rsid w:val="00CD70FC"/>
    <w:rsid w:val="00CD74D9"/>
    <w:rsid w:val="00CD7912"/>
    <w:rsid w:val="00CE0E09"/>
    <w:rsid w:val="00CE11DA"/>
    <w:rsid w:val="00CE1814"/>
    <w:rsid w:val="00CE2033"/>
    <w:rsid w:val="00CE2CF2"/>
    <w:rsid w:val="00CE346D"/>
    <w:rsid w:val="00CE3727"/>
    <w:rsid w:val="00CE3F78"/>
    <w:rsid w:val="00CE4872"/>
    <w:rsid w:val="00CE5536"/>
    <w:rsid w:val="00CE5776"/>
    <w:rsid w:val="00CE5A65"/>
    <w:rsid w:val="00CE670D"/>
    <w:rsid w:val="00CE692A"/>
    <w:rsid w:val="00CE7919"/>
    <w:rsid w:val="00CE79FB"/>
    <w:rsid w:val="00CF0A3C"/>
    <w:rsid w:val="00CF1F80"/>
    <w:rsid w:val="00CF2099"/>
    <w:rsid w:val="00CF2EF0"/>
    <w:rsid w:val="00CF472A"/>
    <w:rsid w:val="00CF4A8E"/>
    <w:rsid w:val="00CF4FBF"/>
    <w:rsid w:val="00CF5243"/>
    <w:rsid w:val="00CF7272"/>
    <w:rsid w:val="00CF74EA"/>
    <w:rsid w:val="00D01706"/>
    <w:rsid w:val="00D01C7A"/>
    <w:rsid w:val="00D01D97"/>
    <w:rsid w:val="00D02562"/>
    <w:rsid w:val="00D02AE9"/>
    <w:rsid w:val="00D02F9F"/>
    <w:rsid w:val="00D05286"/>
    <w:rsid w:val="00D05CE2"/>
    <w:rsid w:val="00D07052"/>
    <w:rsid w:val="00D074CE"/>
    <w:rsid w:val="00D07A87"/>
    <w:rsid w:val="00D1111F"/>
    <w:rsid w:val="00D11158"/>
    <w:rsid w:val="00D1139A"/>
    <w:rsid w:val="00D1175E"/>
    <w:rsid w:val="00D11F99"/>
    <w:rsid w:val="00D1401D"/>
    <w:rsid w:val="00D143BC"/>
    <w:rsid w:val="00D14961"/>
    <w:rsid w:val="00D16931"/>
    <w:rsid w:val="00D16BE4"/>
    <w:rsid w:val="00D16D48"/>
    <w:rsid w:val="00D17D24"/>
    <w:rsid w:val="00D20050"/>
    <w:rsid w:val="00D206A6"/>
    <w:rsid w:val="00D221C6"/>
    <w:rsid w:val="00D22EDB"/>
    <w:rsid w:val="00D22FF0"/>
    <w:rsid w:val="00D23120"/>
    <w:rsid w:val="00D23979"/>
    <w:rsid w:val="00D239BD"/>
    <w:rsid w:val="00D23AC8"/>
    <w:rsid w:val="00D2415E"/>
    <w:rsid w:val="00D2425C"/>
    <w:rsid w:val="00D24EA0"/>
    <w:rsid w:val="00D25041"/>
    <w:rsid w:val="00D25143"/>
    <w:rsid w:val="00D251CC"/>
    <w:rsid w:val="00D25389"/>
    <w:rsid w:val="00D2635D"/>
    <w:rsid w:val="00D2664E"/>
    <w:rsid w:val="00D26A78"/>
    <w:rsid w:val="00D26DDD"/>
    <w:rsid w:val="00D274B5"/>
    <w:rsid w:val="00D302D3"/>
    <w:rsid w:val="00D3070B"/>
    <w:rsid w:val="00D30CAE"/>
    <w:rsid w:val="00D314B7"/>
    <w:rsid w:val="00D319D0"/>
    <w:rsid w:val="00D31D1A"/>
    <w:rsid w:val="00D3221B"/>
    <w:rsid w:val="00D32A9D"/>
    <w:rsid w:val="00D32FE8"/>
    <w:rsid w:val="00D3310D"/>
    <w:rsid w:val="00D3391D"/>
    <w:rsid w:val="00D33EEC"/>
    <w:rsid w:val="00D34569"/>
    <w:rsid w:val="00D34A8E"/>
    <w:rsid w:val="00D359D2"/>
    <w:rsid w:val="00D4003D"/>
    <w:rsid w:val="00D410B9"/>
    <w:rsid w:val="00D411EA"/>
    <w:rsid w:val="00D412B7"/>
    <w:rsid w:val="00D41538"/>
    <w:rsid w:val="00D41D3F"/>
    <w:rsid w:val="00D42576"/>
    <w:rsid w:val="00D4366A"/>
    <w:rsid w:val="00D44B26"/>
    <w:rsid w:val="00D450BD"/>
    <w:rsid w:val="00D46D8F"/>
    <w:rsid w:val="00D46E05"/>
    <w:rsid w:val="00D507DD"/>
    <w:rsid w:val="00D510FB"/>
    <w:rsid w:val="00D51D55"/>
    <w:rsid w:val="00D52256"/>
    <w:rsid w:val="00D523B2"/>
    <w:rsid w:val="00D525D4"/>
    <w:rsid w:val="00D52FA8"/>
    <w:rsid w:val="00D539E8"/>
    <w:rsid w:val="00D53D2A"/>
    <w:rsid w:val="00D56A62"/>
    <w:rsid w:val="00D56ACB"/>
    <w:rsid w:val="00D56B79"/>
    <w:rsid w:val="00D56BDC"/>
    <w:rsid w:val="00D57584"/>
    <w:rsid w:val="00D57722"/>
    <w:rsid w:val="00D607BB"/>
    <w:rsid w:val="00D61A16"/>
    <w:rsid w:val="00D62E6E"/>
    <w:rsid w:val="00D62FBB"/>
    <w:rsid w:val="00D63CDE"/>
    <w:rsid w:val="00D63FD3"/>
    <w:rsid w:val="00D6418C"/>
    <w:rsid w:val="00D64510"/>
    <w:rsid w:val="00D64698"/>
    <w:rsid w:val="00D646F0"/>
    <w:rsid w:val="00D64837"/>
    <w:rsid w:val="00D648E7"/>
    <w:rsid w:val="00D64F4C"/>
    <w:rsid w:val="00D652DC"/>
    <w:rsid w:val="00D65D6A"/>
    <w:rsid w:val="00D6610C"/>
    <w:rsid w:val="00D66C6E"/>
    <w:rsid w:val="00D67565"/>
    <w:rsid w:val="00D70922"/>
    <w:rsid w:val="00D723D7"/>
    <w:rsid w:val="00D7306F"/>
    <w:rsid w:val="00D735D3"/>
    <w:rsid w:val="00D73BD5"/>
    <w:rsid w:val="00D747DA"/>
    <w:rsid w:val="00D74D4D"/>
    <w:rsid w:val="00D76838"/>
    <w:rsid w:val="00D8039F"/>
    <w:rsid w:val="00D804D0"/>
    <w:rsid w:val="00D80536"/>
    <w:rsid w:val="00D80D91"/>
    <w:rsid w:val="00D81C40"/>
    <w:rsid w:val="00D820E4"/>
    <w:rsid w:val="00D820EA"/>
    <w:rsid w:val="00D822EB"/>
    <w:rsid w:val="00D82707"/>
    <w:rsid w:val="00D838CB"/>
    <w:rsid w:val="00D847E7"/>
    <w:rsid w:val="00D8494C"/>
    <w:rsid w:val="00D84BFA"/>
    <w:rsid w:val="00D87090"/>
    <w:rsid w:val="00D90A7B"/>
    <w:rsid w:val="00D9127B"/>
    <w:rsid w:val="00D9136F"/>
    <w:rsid w:val="00D91C8C"/>
    <w:rsid w:val="00D92D1C"/>
    <w:rsid w:val="00D92E8A"/>
    <w:rsid w:val="00D932BC"/>
    <w:rsid w:val="00D94173"/>
    <w:rsid w:val="00D94213"/>
    <w:rsid w:val="00D94266"/>
    <w:rsid w:val="00D9472A"/>
    <w:rsid w:val="00D95A10"/>
    <w:rsid w:val="00D96003"/>
    <w:rsid w:val="00D9753A"/>
    <w:rsid w:val="00D9761F"/>
    <w:rsid w:val="00D97645"/>
    <w:rsid w:val="00D97A76"/>
    <w:rsid w:val="00D97D2D"/>
    <w:rsid w:val="00DA02A4"/>
    <w:rsid w:val="00DA1160"/>
    <w:rsid w:val="00DA17B6"/>
    <w:rsid w:val="00DA17E5"/>
    <w:rsid w:val="00DA1863"/>
    <w:rsid w:val="00DA1B5B"/>
    <w:rsid w:val="00DA1F2F"/>
    <w:rsid w:val="00DA34D7"/>
    <w:rsid w:val="00DA4266"/>
    <w:rsid w:val="00DA4CC2"/>
    <w:rsid w:val="00DA5B26"/>
    <w:rsid w:val="00DA61AA"/>
    <w:rsid w:val="00DA7115"/>
    <w:rsid w:val="00DA738C"/>
    <w:rsid w:val="00DA7DD5"/>
    <w:rsid w:val="00DB1152"/>
    <w:rsid w:val="00DB16EC"/>
    <w:rsid w:val="00DB1A20"/>
    <w:rsid w:val="00DB2F18"/>
    <w:rsid w:val="00DB3A23"/>
    <w:rsid w:val="00DB40C7"/>
    <w:rsid w:val="00DB4D09"/>
    <w:rsid w:val="00DB5527"/>
    <w:rsid w:val="00DB63C0"/>
    <w:rsid w:val="00DB6C80"/>
    <w:rsid w:val="00DB6CE4"/>
    <w:rsid w:val="00DC251F"/>
    <w:rsid w:val="00DC2970"/>
    <w:rsid w:val="00DC2B5D"/>
    <w:rsid w:val="00DC2EC5"/>
    <w:rsid w:val="00DC2FBD"/>
    <w:rsid w:val="00DC38FB"/>
    <w:rsid w:val="00DC456F"/>
    <w:rsid w:val="00DC52FE"/>
    <w:rsid w:val="00DC552B"/>
    <w:rsid w:val="00DC5C8F"/>
    <w:rsid w:val="00DC670B"/>
    <w:rsid w:val="00DC6E91"/>
    <w:rsid w:val="00DD043B"/>
    <w:rsid w:val="00DD0F28"/>
    <w:rsid w:val="00DD16CB"/>
    <w:rsid w:val="00DD35DC"/>
    <w:rsid w:val="00DD3827"/>
    <w:rsid w:val="00DD41BF"/>
    <w:rsid w:val="00DD488B"/>
    <w:rsid w:val="00DD5BBD"/>
    <w:rsid w:val="00DD5D8B"/>
    <w:rsid w:val="00DD624D"/>
    <w:rsid w:val="00DD6D85"/>
    <w:rsid w:val="00DD7D9F"/>
    <w:rsid w:val="00DE0076"/>
    <w:rsid w:val="00DE09C6"/>
    <w:rsid w:val="00DE0C51"/>
    <w:rsid w:val="00DE194E"/>
    <w:rsid w:val="00DE1AC9"/>
    <w:rsid w:val="00DE226B"/>
    <w:rsid w:val="00DE2FEF"/>
    <w:rsid w:val="00DE587C"/>
    <w:rsid w:val="00DE5B1D"/>
    <w:rsid w:val="00DE6AD1"/>
    <w:rsid w:val="00DE7068"/>
    <w:rsid w:val="00DE76B5"/>
    <w:rsid w:val="00DF05A4"/>
    <w:rsid w:val="00DF0754"/>
    <w:rsid w:val="00DF16B9"/>
    <w:rsid w:val="00DF1D86"/>
    <w:rsid w:val="00DF26BD"/>
    <w:rsid w:val="00DF2CCB"/>
    <w:rsid w:val="00DF3EEA"/>
    <w:rsid w:val="00DF64E1"/>
    <w:rsid w:val="00E00201"/>
    <w:rsid w:val="00E0155E"/>
    <w:rsid w:val="00E01FD6"/>
    <w:rsid w:val="00E0275D"/>
    <w:rsid w:val="00E033EC"/>
    <w:rsid w:val="00E03C2B"/>
    <w:rsid w:val="00E03EF5"/>
    <w:rsid w:val="00E0534D"/>
    <w:rsid w:val="00E0542B"/>
    <w:rsid w:val="00E05AE2"/>
    <w:rsid w:val="00E06A9C"/>
    <w:rsid w:val="00E07ED6"/>
    <w:rsid w:val="00E108C2"/>
    <w:rsid w:val="00E10A9E"/>
    <w:rsid w:val="00E10AD4"/>
    <w:rsid w:val="00E10CC7"/>
    <w:rsid w:val="00E11598"/>
    <w:rsid w:val="00E11F4E"/>
    <w:rsid w:val="00E14972"/>
    <w:rsid w:val="00E1558C"/>
    <w:rsid w:val="00E15915"/>
    <w:rsid w:val="00E15C7B"/>
    <w:rsid w:val="00E16131"/>
    <w:rsid w:val="00E162CF"/>
    <w:rsid w:val="00E163CE"/>
    <w:rsid w:val="00E17C13"/>
    <w:rsid w:val="00E17DC9"/>
    <w:rsid w:val="00E2227B"/>
    <w:rsid w:val="00E227D3"/>
    <w:rsid w:val="00E24307"/>
    <w:rsid w:val="00E24BAD"/>
    <w:rsid w:val="00E259FD"/>
    <w:rsid w:val="00E25A09"/>
    <w:rsid w:val="00E25A81"/>
    <w:rsid w:val="00E26A4E"/>
    <w:rsid w:val="00E26AC7"/>
    <w:rsid w:val="00E26FE3"/>
    <w:rsid w:val="00E30450"/>
    <w:rsid w:val="00E30988"/>
    <w:rsid w:val="00E314A8"/>
    <w:rsid w:val="00E33038"/>
    <w:rsid w:val="00E33464"/>
    <w:rsid w:val="00E3353F"/>
    <w:rsid w:val="00E34829"/>
    <w:rsid w:val="00E34C14"/>
    <w:rsid w:val="00E37CFD"/>
    <w:rsid w:val="00E40F7C"/>
    <w:rsid w:val="00E4242F"/>
    <w:rsid w:val="00E42C9A"/>
    <w:rsid w:val="00E44914"/>
    <w:rsid w:val="00E453ED"/>
    <w:rsid w:val="00E46A12"/>
    <w:rsid w:val="00E476D6"/>
    <w:rsid w:val="00E47BD0"/>
    <w:rsid w:val="00E51810"/>
    <w:rsid w:val="00E51BA3"/>
    <w:rsid w:val="00E5210A"/>
    <w:rsid w:val="00E531FA"/>
    <w:rsid w:val="00E5331E"/>
    <w:rsid w:val="00E5465F"/>
    <w:rsid w:val="00E54B8F"/>
    <w:rsid w:val="00E551A2"/>
    <w:rsid w:val="00E554BA"/>
    <w:rsid w:val="00E556C2"/>
    <w:rsid w:val="00E55CF9"/>
    <w:rsid w:val="00E56ACE"/>
    <w:rsid w:val="00E576DF"/>
    <w:rsid w:val="00E57C99"/>
    <w:rsid w:val="00E60417"/>
    <w:rsid w:val="00E6088E"/>
    <w:rsid w:val="00E60E1B"/>
    <w:rsid w:val="00E61864"/>
    <w:rsid w:val="00E62766"/>
    <w:rsid w:val="00E62864"/>
    <w:rsid w:val="00E633EE"/>
    <w:rsid w:val="00E6355B"/>
    <w:rsid w:val="00E639D6"/>
    <w:rsid w:val="00E6519A"/>
    <w:rsid w:val="00E66485"/>
    <w:rsid w:val="00E66A83"/>
    <w:rsid w:val="00E67DE5"/>
    <w:rsid w:val="00E70ABB"/>
    <w:rsid w:val="00E73A47"/>
    <w:rsid w:val="00E75254"/>
    <w:rsid w:val="00E75359"/>
    <w:rsid w:val="00E75BA7"/>
    <w:rsid w:val="00E776A4"/>
    <w:rsid w:val="00E80094"/>
    <w:rsid w:val="00E80CCA"/>
    <w:rsid w:val="00E81184"/>
    <w:rsid w:val="00E8215C"/>
    <w:rsid w:val="00E826DE"/>
    <w:rsid w:val="00E8270F"/>
    <w:rsid w:val="00E84CA4"/>
    <w:rsid w:val="00E84F6D"/>
    <w:rsid w:val="00E853A2"/>
    <w:rsid w:val="00E86994"/>
    <w:rsid w:val="00E87A2D"/>
    <w:rsid w:val="00E87E39"/>
    <w:rsid w:val="00E9259B"/>
    <w:rsid w:val="00E9301F"/>
    <w:rsid w:val="00E93795"/>
    <w:rsid w:val="00E93D73"/>
    <w:rsid w:val="00E94A63"/>
    <w:rsid w:val="00E955BE"/>
    <w:rsid w:val="00E9678C"/>
    <w:rsid w:val="00EA0C2A"/>
    <w:rsid w:val="00EA18D2"/>
    <w:rsid w:val="00EA446C"/>
    <w:rsid w:val="00EA46C4"/>
    <w:rsid w:val="00EA5ACB"/>
    <w:rsid w:val="00EA5CFF"/>
    <w:rsid w:val="00EA7B87"/>
    <w:rsid w:val="00EA7FD7"/>
    <w:rsid w:val="00EB03FA"/>
    <w:rsid w:val="00EB0C81"/>
    <w:rsid w:val="00EB0E42"/>
    <w:rsid w:val="00EB16BB"/>
    <w:rsid w:val="00EB1DE2"/>
    <w:rsid w:val="00EB2C60"/>
    <w:rsid w:val="00EB2CBC"/>
    <w:rsid w:val="00EB332B"/>
    <w:rsid w:val="00EB36D5"/>
    <w:rsid w:val="00EB3974"/>
    <w:rsid w:val="00EB44B8"/>
    <w:rsid w:val="00EB471D"/>
    <w:rsid w:val="00EB4A47"/>
    <w:rsid w:val="00EB5DC0"/>
    <w:rsid w:val="00EC03EA"/>
    <w:rsid w:val="00EC19DD"/>
    <w:rsid w:val="00EC1BFA"/>
    <w:rsid w:val="00EC2098"/>
    <w:rsid w:val="00EC272E"/>
    <w:rsid w:val="00EC41C8"/>
    <w:rsid w:val="00EC6303"/>
    <w:rsid w:val="00EC702E"/>
    <w:rsid w:val="00EC7830"/>
    <w:rsid w:val="00EC7B90"/>
    <w:rsid w:val="00ED02CF"/>
    <w:rsid w:val="00ED082A"/>
    <w:rsid w:val="00ED1207"/>
    <w:rsid w:val="00ED1B2D"/>
    <w:rsid w:val="00ED2324"/>
    <w:rsid w:val="00ED2B35"/>
    <w:rsid w:val="00ED31FA"/>
    <w:rsid w:val="00ED3E82"/>
    <w:rsid w:val="00ED5C84"/>
    <w:rsid w:val="00ED6DF6"/>
    <w:rsid w:val="00ED6EDA"/>
    <w:rsid w:val="00ED7A4B"/>
    <w:rsid w:val="00ED7C9C"/>
    <w:rsid w:val="00ED7E89"/>
    <w:rsid w:val="00ED7ED5"/>
    <w:rsid w:val="00EE0A88"/>
    <w:rsid w:val="00EE0E8A"/>
    <w:rsid w:val="00EE1DF3"/>
    <w:rsid w:val="00EE3548"/>
    <w:rsid w:val="00EE3629"/>
    <w:rsid w:val="00EE36CE"/>
    <w:rsid w:val="00EE3B6C"/>
    <w:rsid w:val="00EE410B"/>
    <w:rsid w:val="00EE4DF7"/>
    <w:rsid w:val="00EE5569"/>
    <w:rsid w:val="00EE55C2"/>
    <w:rsid w:val="00EE5B2B"/>
    <w:rsid w:val="00EE5D90"/>
    <w:rsid w:val="00EE61BD"/>
    <w:rsid w:val="00EF0502"/>
    <w:rsid w:val="00EF0B78"/>
    <w:rsid w:val="00EF1B8A"/>
    <w:rsid w:val="00EF2532"/>
    <w:rsid w:val="00EF2BE9"/>
    <w:rsid w:val="00EF31EC"/>
    <w:rsid w:val="00EF380F"/>
    <w:rsid w:val="00EF4ACB"/>
    <w:rsid w:val="00EF4C79"/>
    <w:rsid w:val="00EF5280"/>
    <w:rsid w:val="00EF5372"/>
    <w:rsid w:val="00EF568E"/>
    <w:rsid w:val="00EF5DF6"/>
    <w:rsid w:val="00EF5EA6"/>
    <w:rsid w:val="00EF5EDF"/>
    <w:rsid w:val="00EF6019"/>
    <w:rsid w:val="00EF7F7A"/>
    <w:rsid w:val="00F00441"/>
    <w:rsid w:val="00F004D7"/>
    <w:rsid w:val="00F00EA5"/>
    <w:rsid w:val="00F01D23"/>
    <w:rsid w:val="00F0211E"/>
    <w:rsid w:val="00F02D4A"/>
    <w:rsid w:val="00F032FF"/>
    <w:rsid w:val="00F034B9"/>
    <w:rsid w:val="00F05037"/>
    <w:rsid w:val="00F05D9B"/>
    <w:rsid w:val="00F061A1"/>
    <w:rsid w:val="00F064A3"/>
    <w:rsid w:val="00F06C53"/>
    <w:rsid w:val="00F077E4"/>
    <w:rsid w:val="00F106D9"/>
    <w:rsid w:val="00F10E67"/>
    <w:rsid w:val="00F10FD0"/>
    <w:rsid w:val="00F12B3F"/>
    <w:rsid w:val="00F133AF"/>
    <w:rsid w:val="00F13D74"/>
    <w:rsid w:val="00F13DE3"/>
    <w:rsid w:val="00F144C4"/>
    <w:rsid w:val="00F14D4B"/>
    <w:rsid w:val="00F14E66"/>
    <w:rsid w:val="00F15483"/>
    <w:rsid w:val="00F1605F"/>
    <w:rsid w:val="00F16FB6"/>
    <w:rsid w:val="00F1792E"/>
    <w:rsid w:val="00F17C8F"/>
    <w:rsid w:val="00F2001D"/>
    <w:rsid w:val="00F2022F"/>
    <w:rsid w:val="00F2054A"/>
    <w:rsid w:val="00F20DA0"/>
    <w:rsid w:val="00F236D8"/>
    <w:rsid w:val="00F23EAC"/>
    <w:rsid w:val="00F24388"/>
    <w:rsid w:val="00F2441F"/>
    <w:rsid w:val="00F244AF"/>
    <w:rsid w:val="00F24976"/>
    <w:rsid w:val="00F24C84"/>
    <w:rsid w:val="00F25096"/>
    <w:rsid w:val="00F25147"/>
    <w:rsid w:val="00F2585F"/>
    <w:rsid w:val="00F25D1D"/>
    <w:rsid w:val="00F26215"/>
    <w:rsid w:val="00F268D1"/>
    <w:rsid w:val="00F26C95"/>
    <w:rsid w:val="00F2785F"/>
    <w:rsid w:val="00F30681"/>
    <w:rsid w:val="00F3083C"/>
    <w:rsid w:val="00F312C8"/>
    <w:rsid w:val="00F31986"/>
    <w:rsid w:val="00F328B4"/>
    <w:rsid w:val="00F35E9D"/>
    <w:rsid w:val="00F368D7"/>
    <w:rsid w:val="00F4014D"/>
    <w:rsid w:val="00F40A55"/>
    <w:rsid w:val="00F41F1A"/>
    <w:rsid w:val="00F428C1"/>
    <w:rsid w:val="00F445E9"/>
    <w:rsid w:val="00F446CE"/>
    <w:rsid w:val="00F4470F"/>
    <w:rsid w:val="00F45A82"/>
    <w:rsid w:val="00F47835"/>
    <w:rsid w:val="00F5035B"/>
    <w:rsid w:val="00F526B4"/>
    <w:rsid w:val="00F540B4"/>
    <w:rsid w:val="00F54E74"/>
    <w:rsid w:val="00F56ECB"/>
    <w:rsid w:val="00F605F5"/>
    <w:rsid w:val="00F60A2F"/>
    <w:rsid w:val="00F60ABA"/>
    <w:rsid w:val="00F60AE3"/>
    <w:rsid w:val="00F60E2B"/>
    <w:rsid w:val="00F62807"/>
    <w:rsid w:val="00F644BF"/>
    <w:rsid w:val="00F649E6"/>
    <w:rsid w:val="00F65C76"/>
    <w:rsid w:val="00F678A0"/>
    <w:rsid w:val="00F67C4E"/>
    <w:rsid w:val="00F67F92"/>
    <w:rsid w:val="00F7064C"/>
    <w:rsid w:val="00F70F6B"/>
    <w:rsid w:val="00F718D7"/>
    <w:rsid w:val="00F737B5"/>
    <w:rsid w:val="00F747D6"/>
    <w:rsid w:val="00F7575B"/>
    <w:rsid w:val="00F75E62"/>
    <w:rsid w:val="00F771B9"/>
    <w:rsid w:val="00F77613"/>
    <w:rsid w:val="00F776FC"/>
    <w:rsid w:val="00F77D15"/>
    <w:rsid w:val="00F77D4F"/>
    <w:rsid w:val="00F80552"/>
    <w:rsid w:val="00F80644"/>
    <w:rsid w:val="00F8074C"/>
    <w:rsid w:val="00F81228"/>
    <w:rsid w:val="00F82CF3"/>
    <w:rsid w:val="00F82F80"/>
    <w:rsid w:val="00F833BE"/>
    <w:rsid w:val="00F8375A"/>
    <w:rsid w:val="00F83CA0"/>
    <w:rsid w:val="00F83F42"/>
    <w:rsid w:val="00F842B0"/>
    <w:rsid w:val="00F84478"/>
    <w:rsid w:val="00F856DD"/>
    <w:rsid w:val="00F85FA2"/>
    <w:rsid w:val="00F9017B"/>
    <w:rsid w:val="00F90464"/>
    <w:rsid w:val="00F9096A"/>
    <w:rsid w:val="00F90E6D"/>
    <w:rsid w:val="00F91585"/>
    <w:rsid w:val="00F91BF2"/>
    <w:rsid w:val="00F91DC4"/>
    <w:rsid w:val="00F93B55"/>
    <w:rsid w:val="00F9569C"/>
    <w:rsid w:val="00F95AF2"/>
    <w:rsid w:val="00F964A3"/>
    <w:rsid w:val="00FA2B9F"/>
    <w:rsid w:val="00FA333C"/>
    <w:rsid w:val="00FA41D7"/>
    <w:rsid w:val="00FA4F16"/>
    <w:rsid w:val="00FA5706"/>
    <w:rsid w:val="00FA5AD8"/>
    <w:rsid w:val="00FA656B"/>
    <w:rsid w:val="00FA6E0E"/>
    <w:rsid w:val="00FA78C0"/>
    <w:rsid w:val="00FB0696"/>
    <w:rsid w:val="00FB087D"/>
    <w:rsid w:val="00FB0A4A"/>
    <w:rsid w:val="00FB0AFC"/>
    <w:rsid w:val="00FB0B74"/>
    <w:rsid w:val="00FB1ECB"/>
    <w:rsid w:val="00FB2F2F"/>
    <w:rsid w:val="00FB4648"/>
    <w:rsid w:val="00FB485A"/>
    <w:rsid w:val="00FB5E9F"/>
    <w:rsid w:val="00FB6005"/>
    <w:rsid w:val="00FB6011"/>
    <w:rsid w:val="00FB7917"/>
    <w:rsid w:val="00FB7F23"/>
    <w:rsid w:val="00FC0296"/>
    <w:rsid w:val="00FC0CF4"/>
    <w:rsid w:val="00FC0E42"/>
    <w:rsid w:val="00FC12DC"/>
    <w:rsid w:val="00FC146E"/>
    <w:rsid w:val="00FC19D8"/>
    <w:rsid w:val="00FC1BFF"/>
    <w:rsid w:val="00FC1CA0"/>
    <w:rsid w:val="00FC26FF"/>
    <w:rsid w:val="00FC27BF"/>
    <w:rsid w:val="00FC283C"/>
    <w:rsid w:val="00FC32AE"/>
    <w:rsid w:val="00FC78E3"/>
    <w:rsid w:val="00FD0375"/>
    <w:rsid w:val="00FD163E"/>
    <w:rsid w:val="00FD2308"/>
    <w:rsid w:val="00FD2D76"/>
    <w:rsid w:val="00FD3291"/>
    <w:rsid w:val="00FD551A"/>
    <w:rsid w:val="00FD5C83"/>
    <w:rsid w:val="00FD659D"/>
    <w:rsid w:val="00FD6F1C"/>
    <w:rsid w:val="00FD7715"/>
    <w:rsid w:val="00FD78DD"/>
    <w:rsid w:val="00FE0433"/>
    <w:rsid w:val="00FE0897"/>
    <w:rsid w:val="00FE0BDC"/>
    <w:rsid w:val="00FE11D4"/>
    <w:rsid w:val="00FE2002"/>
    <w:rsid w:val="00FE27DA"/>
    <w:rsid w:val="00FE27DD"/>
    <w:rsid w:val="00FE27EA"/>
    <w:rsid w:val="00FE36A6"/>
    <w:rsid w:val="00FE3B9A"/>
    <w:rsid w:val="00FE4068"/>
    <w:rsid w:val="00FE408A"/>
    <w:rsid w:val="00FE50A2"/>
    <w:rsid w:val="00FE5438"/>
    <w:rsid w:val="00FE5838"/>
    <w:rsid w:val="00FE5AAB"/>
    <w:rsid w:val="00FE754C"/>
    <w:rsid w:val="00FE7C26"/>
    <w:rsid w:val="00FE7CC6"/>
    <w:rsid w:val="00FE7E3B"/>
    <w:rsid w:val="00FF0FB2"/>
    <w:rsid w:val="00FF1A73"/>
    <w:rsid w:val="00FF1B32"/>
    <w:rsid w:val="00FF1C62"/>
    <w:rsid w:val="00FF2513"/>
    <w:rsid w:val="00FF26FA"/>
    <w:rsid w:val="00FF2E22"/>
    <w:rsid w:val="00FF363D"/>
    <w:rsid w:val="00FF4F1C"/>
    <w:rsid w:val="00FF512E"/>
    <w:rsid w:val="00FF7523"/>
    <w:rsid w:val="00FF78BB"/>
    <w:rsid w:val="01535599"/>
    <w:rsid w:val="02DF1C94"/>
    <w:rsid w:val="04305011"/>
    <w:rsid w:val="04564845"/>
    <w:rsid w:val="04773AA2"/>
    <w:rsid w:val="049227EF"/>
    <w:rsid w:val="04939321"/>
    <w:rsid w:val="058B8640"/>
    <w:rsid w:val="05AA1A8B"/>
    <w:rsid w:val="067A0DF8"/>
    <w:rsid w:val="06A74690"/>
    <w:rsid w:val="06CE3FD3"/>
    <w:rsid w:val="06E497BC"/>
    <w:rsid w:val="0705A207"/>
    <w:rsid w:val="07CB7EED"/>
    <w:rsid w:val="089BC2EA"/>
    <w:rsid w:val="0929FCCF"/>
    <w:rsid w:val="0D5B6BB2"/>
    <w:rsid w:val="0DF09070"/>
    <w:rsid w:val="0FBD6DDC"/>
    <w:rsid w:val="103BE356"/>
    <w:rsid w:val="10B32FDF"/>
    <w:rsid w:val="10D3BF5F"/>
    <w:rsid w:val="12A9E30E"/>
    <w:rsid w:val="12CD02CA"/>
    <w:rsid w:val="12F5241A"/>
    <w:rsid w:val="1306857A"/>
    <w:rsid w:val="13672F65"/>
    <w:rsid w:val="13E6C050"/>
    <w:rsid w:val="15E9B4C8"/>
    <w:rsid w:val="164BBC6E"/>
    <w:rsid w:val="1678631E"/>
    <w:rsid w:val="1745342A"/>
    <w:rsid w:val="18B835EF"/>
    <w:rsid w:val="18C4C00D"/>
    <w:rsid w:val="19167F0F"/>
    <w:rsid w:val="19D52DEC"/>
    <w:rsid w:val="1A452B99"/>
    <w:rsid w:val="1AC8A144"/>
    <w:rsid w:val="1BA1F832"/>
    <w:rsid w:val="1CA5560A"/>
    <w:rsid w:val="1D707C99"/>
    <w:rsid w:val="1D9F775F"/>
    <w:rsid w:val="1F6A0699"/>
    <w:rsid w:val="1F6F28E7"/>
    <w:rsid w:val="1FC2888F"/>
    <w:rsid w:val="1FC3CD0E"/>
    <w:rsid w:val="1FF20860"/>
    <w:rsid w:val="202DB3D2"/>
    <w:rsid w:val="2196A49C"/>
    <w:rsid w:val="21A60BFB"/>
    <w:rsid w:val="21E8CCC4"/>
    <w:rsid w:val="22C48D84"/>
    <w:rsid w:val="238E6A2C"/>
    <w:rsid w:val="243E1258"/>
    <w:rsid w:val="24694302"/>
    <w:rsid w:val="247C8059"/>
    <w:rsid w:val="25F92E04"/>
    <w:rsid w:val="26F12AEB"/>
    <w:rsid w:val="26F57897"/>
    <w:rsid w:val="289664DC"/>
    <w:rsid w:val="28CDA56A"/>
    <w:rsid w:val="28FCE2D0"/>
    <w:rsid w:val="2B92168B"/>
    <w:rsid w:val="2B9E91C5"/>
    <w:rsid w:val="2CCE1479"/>
    <w:rsid w:val="2CE8476A"/>
    <w:rsid w:val="2D1F524E"/>
    <w:rsid w:val="2DBBEE3C"/>
    <w:rsid w:val="2DCEA13D"/>
    <w:rsid w:val="2DDA1053"/>
    <w:rsid w:val="2E847304"/>
    <w:rsid w:val="2ED5DD37"/>
    <w:rsid w:val="2ED9B974"/>
    <w:rsid w:val="2FEAEF62"/>
    <w:rsid w:val="307EEB0C"/>
    <w:rsid w:val="3126DE8E"/>
    <w:rsid w:val="312CE156"/>
    <w:rsid w:val="324579A7"/>
    <w:rsid w:val="32481D2E"/>
    <w:rsid w:val="32AA45AD"/>
    <w:rsid w:val="32C393FA"/>
    <w:rsid w:val="332127D1"/>
    <w:rsid w:val="332AFC73"/>
    <w:rsid w:val="335DB2AE"/>
    <w:rsid w:val="33FFE788"/>
    <w:rsid w:val="34B0751E"/>
    <w:rsid w:val="36CD93DB"/>
    <w:rsid w:val="36D2972E"/>
    <w:rsid w:val="370394F9"/>
    <w:rsid w:val="3855908D"/>
    <w:rsid w:val="38917E9D"/>
    <w:rsid w:val="3A09C013"/>
    <w:rsid w:val="3A195639"/>
    <w:rsid w:val="3A5A2935"/>
    <w:rsid w:val="3B4496C2"/>
    <w:rsid w:val="3DB59064"/>
    <w:rsid w:val="3F33FCC6"/>
    <w:rsid w:val="403341F7"/>
    <w:rsid w:val="4089A987"/>
    <w:rsid w:val="40A77084"/>
    <w:rsid w:val="40F00002"/>
    <w:rsid w:val="41260605"/>
    <w:rsid w:val="413A23D6"/>
    <w:rsid w:val="41D34669"/>
    <w:rsid w:val="44C7F437"/>
    <w:rsid w:val="46A34265"/>
    <w:rsid w:val="47424BA0"/>
    <w:rsid w:val="484718C2"/>
    <w:rsid w:val="49012008"/>
    <w:rsid w:val="49DD8D0F"/>
    <w:rsid w:val="4A4B604E"/>
    <w:rsid w:val="4A5475A1"/>
    <w:rsid w:val="4A78BF7E"/>
    <w:rsid w:val="4A79BD76"/>
    <w:rsid w:val="4BA05A77"/>
    <w:rsid w:val="4CD8F415"/>
    <w:rsid w:val="4D0A1C33"/>
    <w:rsid w:val="4E09BC03"/>
    <w:rsid w:val="4E58937D"/>
    <w:rsid w:val="4E98A114"/>
    <w:rsid w:val="4F85C9CA"/>
    <w:rsid w:val="4FCC61F4"/>
    <w:rsid w:val="5059D1ED"/>
    <w:rsid w:val="5110362E"/>
    <w:rsid w:val="5147517F"/>
    <w:rsid w:val="519A6ABB"/>
    <w:rsid w:val="52986CE0"/>
    <w:rsid w:val="531D04D3"/>
    <w:rsid w:val="535D16C8"/>
    <w:rsid w:val="537501D7"/>
    <w:rsid w:val="537CE070"/>
    <w:rsid w:val="54BA483B"/>
    <w:rsid w:val="54BEB90A"/>
    <w:rsid w:val="55825315"/>
    <w:rsid w:val="55BC0FB1"/>
    <w:rsid w:val="55E8B6D4"/>
    <w:rsid w:val="59A428D4"/>
    <w:rsid w:val="59CB9212"/>
    <w:rsid w:val="5AAC5D20"/>
    <w:rsid w:val="5BA3A176"/>
    <w:rsid w:val="5BBDA6AB"/>
    <w:rsid w:val="5BF5A670"/>
    <w:rsid w:val="5C6F57D5"/>
    <w:rsid w:val="5CD98B98"/>
    <w:rsid w:val="5D845C26"/>
    <w:rsid w:val="5D919DA8"/>
    <w:rsid w:val="5DE303F1"/>
    <w:rsid w:val="5E28F2A7"/>
    <w:rsid w:val="5E71AB0F"/>
    <w:rsid w:val="5F120BB2"/>
    <w:rsid w:val="608FC23E"/>
    <w:rsid w:val="60F37195"/>
    <w:rsid w:val="6100CBAE"/>
    <w:rsid w:val="62C266F2"/>
    <w:rsid w:val="649EF770"/>
    <w:rsid w:val="654FDB13"/>
    <w:rsid w:val="6578362E"/>
    <w:rsid w:val="6653B40E"/>
    <w:rsid w:val="672A89AC"/>
    <w:rsid w:val="679E8CB9"/>
    <w:rsid w:val="6847820C"/>
    <w:rsid w:val="68ADF310"/>
    <w:rsid w:val="68C03814"/>
    <w:rsid w:val="68CCB22F"/>
    <w:rsid w:val="69581538"/>
    <w:rsid w:val="6A077568"/>
    <w:rsid w:val="6AF3E599"/>
    <w:rsid w:val="6C0FA5E9"/>
    <w:rsid w:val="6C84A6C4"/>
    <w:rsid w:val="6CFD0240"/>
    <w:rsid w:val="6E0D32B8"/>
    <w:rsid w:val="6E63BFC7"/>
    <w:rsid w:val="6E67E00B"/>
    <w:rsid w:val="6E848A15"/>
    <w:rsid w:val="6F42120C"/>
    <w:rsid w:val="6F46C16D"/>
    <w:rsid w:val="6F7F1736"/>
    <w:rsid w:val="706C349D"/>
    <w:rsid w:val="70D496A9"/>
    <w:rsid w:val="72157B36"/>
    <w:rsid w:val="726FD457"/>
    <w:rsid w:val="734664E8"/>
    <w:rsid w:val="7351947D"/>
    <w:rsid w:val="738F048E"/>
    <w:rsid w:val="73AF1FC0"/>
    <w:rsid w:val="740C3131"/>
    <w:rsid w:val="75C01613"/>
    <w:rsid w:val="75D817C1"/>
    <w:rsid w:val="76076A32"/>
    <w:rsid w:val="76E1A16C"/>
    <w:rsid w:val="77C3C130"/>
    <w:rsid w:val="786057C1"/>
    <w:rsid w:val="78BB46B0"/>
    <w:rsid w:val="79F6E819"/>
    <w:rsid w:val="7A2D876B"/>
    <w:rsid w:val="7AB30468"/>
    <w:rsid w:val="7AD85E0F"/>
    <w:rsid w:val="7B245B8F"/>
    <w:rsid w:val="7B3A2A96"/>
    <w:rsid w:val="7B58DB1A"/>
    <w:rsid w:val="7B5E9AAA"/>
    <w:rsid w:val="7B77E5CB"/>
    <w:rsid w:val="7D8F5206"/>
    <w:rsid w:val="7DCD5B4B"/>
    <w:rsid w:val="7F8458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4D968B"/>
  <w15:chartTrackingRefBased/>
  <w15:docId w15:val="{1CCC0697-52FE-472F-8DCE-2A438536D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57A5A"/>
    <w:pPr>
      <w:spacing w:before="120" w:after="120"/>
      <w:jc w:val="both"/>
    </w:pPr>
    <w:rPr>
      <w:rFonts w:ascii="Yu Gothic Light" w:hAnsi="Yu Gothic Light"/>
      <w:noProof/>
      <w:sz w:val="26"/>
      <w:lang w:val="vi-VN"/>
    </w:rPr>
  </w:style>
  <w:style w:type="paragraph" w:styleId="u1">
    <w:name w:val="heading 1"/>
    <w:basedOn w:val="Binhthng"/>
    <w:next w:val="Binhthng"/>
    <w:link w:val="u1Char"/>
    <w:uiPriority w:val="9"/>
    <w:qFormat/>
    <w:rsid w:val="00C47085"/>
    <w:pPr>
      <w:keepNext/>
      <w:keepLines/>
      <w:numPr>
        <w:numId w:val="4"/>
      </w:numPr>
      <w:spacing w:before="240" w:after="240"/>
      <w:outlineLvl w:val="0"/>
    </w:pPr>
    <w:rPr>
      <w:rFonts w:eastAsiaTheme="majorEastAsia" w:cstheme="majorBidi"/>
      <w:b/>
      <w:color w:val="002060"/>
      <w:sz w:val="32"/>
      <w:szCs w:val="32"/>
    </w:rPr>
  </w:style>
  <w:style w:type="paragraph" w:styleId="u2">
    <w:name w:val="heading 2"/>
    <w:basedOn w:val="Binhthng"/>
    <w:next w:val="Binhthng"/>
    <w:link w:val="u2Char"/>
    <w:uiPriority w:val="9"/>
    <w:unhideWhenUsed/>
    <w:qFormat/>
    <w:rsid w:val="005E0E40"/>
    <w:pPr>
      <w:keepNext/>
      <w:keepLines/>
      <w:numPr>
        <w:ilvl w:val="1"/>
        <w:numId w:val="4"/>
      </w:numPr>
      <w:outlineLvl w:val="1"/>
    </w:pPr>
    <w:rPr>
      <w:rFonts w:eastAsiaTheme="majorEastAsia" w:cstheme="majorBidi"/>
      <w:b/>
      <w:color w:val="002060"/>
      <w:szCs w:val="26"/>
    </w:rPr>
  </w:style>
  <w:style w:type="paragraph" w:styleId="u3">
    <w:name w:val="heading 3"/>
    <w:basedOn w:val="Binhthng"/>
    <w:next w:val="Binhthng"/>
    <w:link w:val="u3Char"/>
    <w:uiPriority w:val="9"/>
    <w:unhideWhenUsed/>
    <w:qFormat/>
    <w:rsid w:val="00940F7E"/>
    <w:pPr>
      <w:keepNext/>
      <w:keepLines/>
      <w:numPr>
        <w:ilvl w:val="2"/>
        <w:numId w:val="4"/>
      </w:numPr>
      <w:outlineLvl w:val="2"/>
    </w:pPr>
    <w:rPr>
      <w:rFonts w:eastAsiaTheme="majorEastAsia" w:cstheme="majorBidi"/>
      <w:b/>
      <w:i/>
      <w:color w:val="000000" w:themeColor="text1"/>
      <w:szCs w:val="24"/>
    </w:rPr>
  </w:style>
  <w:style w:type="paragraph" w:styleId="u4">
    <w:name w:val="heading 4"/>
    <w:basedOn w:val="Binhthng"/>
    <w:next w:val="Binhthng"/>
    <w:link w:val="u4Char"/>
    <w:uiPriority w:val="9"/>
    <w:unhideWhenUsed/>
    <w:qFormat/>
    <w:rsid w:val="00940F7E"/>
    <w:pPr>
      <w:keepNext/>
      <w:keepLines/>
      <w:numPr>
        <w:numId w:val="3"/>
      </w:numPr>
      <w:outlineLvl w:val="3"/>
    </w:pPr>
    <w:rPr>
      <w:rFonts w:eastAsiaTheme="majorEastAsia" w:cstheme="majorBidi"/>
      <w:i/>
      <w:iCs/>
    </w:rPr>
  </w:style>
  <w:style w:type="paragraph" w:styleId="u5">
    <w:name w:val="heading 5"/>
    <w:basedOn w:val="Binhthng"/>
    <w:next w:val="Binhthng"/>
    <w:link w:val="u5Char"/>
    <w:uiPriority w:val="9"/>
    <w:unhideWhenUsed/>
    <w:qFormat/>
    <w:rsid w:val="009C3B74"/>
    <w:pPr>
      <w:keepNext/>
      <w:keepLines/>
      <w:numPr>
        <w:numId w:val="5"/>
      </w:numPr>
      <w:outlineLvl w:val="4"/>
    </w:pPr>
    <w:rPr>
      <w:rFonts w:eastAsiaTheme="majorEastAsia" w:cstheme="majorBidi"/>
    </w:rPr>
  </w:style>
  <w:style w:type="paragraph" w:styleId="u6">
    <w:name w:val="heading 6"/>
    <w:basedOn w:val="Binhthng"/>
    <w:next w:val="Binhthng"/>
    <w:link w:val="u6Char"/>
    <w:uiPriority w:val="9"/>
    <w:unhideWhenUsed/>
    <w:qFormat/>
    <w:rsid w:val="00412AEA"/>
    <w:pPr>
      <w:keepNext/>
      <w:keepLines/>
      <w:numPr>
        <w:ilvl w:val="5"/>
        <w:numId w:val="4"/>
      </w:numPr>
      <w:spacing w:before="40" w:after="0"/>
      <w:outlineLvl w:val="5"/>
    </w:pPr>
    <w:rPr>
      <w:rFonts w:asciiTheme="majorHAnsi" w:eastAsiaTheme="majorEastAsia" w:hAnsiTheme="majorHAnsi" w:cstheme="majorBidi"/>
      <w:color w:val="1F4E79" w:themeColor="accent1" w:themeShade="80"/>
    </w:rPr>
  </w:style>
  <w:style w:type="paragraph" w:styleId="u7">
    <w:name w:val="heading 7"/>
    <w:basedOn w:val="Binhthng"/>
    <w:next w:val="Binhthng"/>
    <w:link w:val="u7Char"/>
    <w:uiPriority w:val="9"/>
    <w:semiHidden/>
    <w:unhideWhenUsed/>
    <w:qFormat/>
    <w:rsid w:val="00412AEA"/>
    <w:pPr>
      <w:keepNext/>
      <w:keepLines/>
      <w:numPr>
        <w:ilvl w:val="6"/>
        <w:numId w:val="4"/>
      </w:numPr>
      <w:spacing w:before="40" w:after="0"/>
      <w:outlineLvl w:val="6"/>
    </w:pPr>
    <w:rPr>
      <w:rFonts w:asciiTheme="majorHAnsi" w:eastAsiaTheme="majorEastAsia" w:hAnsiTheme="majorHAnsi" w:cstheme="majorBidi"/>
      <w:i/>
      <w:iCs/>
      <w:color w:val="1F4E79" w:themeColor="accent1" w:themeShade="80"/>
    </w:rPr>
  </w:style>
  <w:style w:type="paragraph" w:styleId="u8">
    <w:name w:val="heading 8"/>
    <w:basedOn w:val="Binhthng"/>
    <w:next w:val="Binhthng"/>
    <w:link w:val="u8Char"/>
    <w:uiPriority w:val="9"/>
    <w:semiHidden/>
    <w:unhideWhenUsed/>
    <w:qFormat/>
    <w:rsid w:val="00412AEA"/>
    <w:pPr>
      <w:keepNext/>
      <w:keepLines/>
      <w:numPr>
        <w:ilvl w:val="7"/>
        <w:numId w:val="4"/>
      </w:numPr>
      <w:spacing w:before="40" w:after="0"/>
      <w:outlineLvl w:val="7"/>
    </w:pPr>
    <w:rPr>
      <w:rFonts w:asciiTheme="majorHAnsi" w:eastAsiaTheme="majorEastAsia" w:hAnsiTheme="majorHAnsi" w:cstheme="majorBidi"/>
      <w:color w:val="262626" w:themeColor="text1" w:themeTint="D9"/>
      <w:sz w:val="21"/>
      <w:szCs w:val="21"/>
    </w:rPr>
  </w:style>
  <w:style w:type="paragraph" w:styleId="u9">
    <w:name w:val="heading 9"/>
    <w:basedOn w:val="Binhthng"/>
    <w:next w:val="Binhthng"/>
    <w:link w:val="u9Char"/>
    <w:uiPriority w:val="9"/>
    <w:semiHidden/>
    <w:unhideWhenUsed/>
    <w:qFormat/>
    <w:rsid w:val="00412AEA"/>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C47085"/>
    <w:rPr>
      <w:rFonts w:ascii="Yu Gothic Light" w:eastAsiaTheme="majorEastAsia" w:hAnsi="Yu Gothic Light" w:cstheme="majorBidi"/>
      <w:b/>
      <w:noProof/>
      <w:color w:val="002060"/>
      <w:sz w:val="32"/>
      <w:szCs w:val="32"/>
      <w:lang w:val="vi-VN"/>
    </w:rPr>
  </w:style>
  <w:style w:type="character" w:customStyle="1" w:styleId="u2Char">
    <w:name w:val="Đầu đề 2 Char"/>
    <w:basedOn w:val="Phngmcinhcuaoanvn"/>
    <w:link w:val="u2"/>
    <w:uiPriority w:val="9"/>
    <w:rsid w:val="005E0E40"/>
    <w:rPr>
      <w:rFonts w:ascii="Yu Gothic Light" w:eastAsiaTheme="majorEastAsia" w:hAnsi="Yu Gothic Light" w:cstheme="majorBidi"/>
      <w:b/>
      <w:noProof/>
      <w:color w:val="002060"/>
      <w:sz w:val="26"/>
      <w:szCs w:val="26"/>
      <w:lang w:val="vi-VN"/>
    </w:rPr>
  </w:style>
  <w:style w:type="character" w:customStyle="1" w:styleId="u3Char">
    <w:name w:val="Đầu đề 3 Char"/>
    <w:basedOn w:val="Phngmcinhcuaoanvn"/>
    <w:link w:val="u3"/>
    <w:uiPriority w:val="9"/>
    <w:rsid w:val="00940F7E"/>
    <w:rPr>
      <w:rFonts w:ascii="Yu Gothic Light" w:eastAsiaTheme="majorEastAsia" w:hAnsi="Yu Gothic Light" w:cstheme="majorBidi"/>
      <w:b/>
      <w:i/>
      <w:noProof/>
      <w:color w:val="000000" w:themeColor="text1"/>
      <w:sz w:val="26"/>
      <w:szCs w:val="24"/>
      <w:lang w:val="vi-VN"/>
    </w:rPr>
  </w:style>
  <w:style w:type="character" w:customStyle="1" w:styleId="u5Char">
    <w:name w:val="Đầu đề 5 Char"/>
    <w:basedOn w:val="Phngmcinhcuaoanvn"/>
    <w:link w:val="u5"/>
    <w:uiPriority w:val="9"/>
    <w:rsid w:val="009C3B74"/>
    <w:rPr>
      <w:rFonts w:ascii="Yu Gothic Light" w:eastAsiaTheme="majorEastAsia" w:hAnsi="Yu Gothic Light" w:cstheme="majorBidi"/>
      <w:noProof/>
      <w:sz w:val="26"/>
      <w:lang w:val="vi-VN"/>
    </w:rPr>
  </w:style>
  <w:style w:type="character" w:customStyle="1" w:styleId="u6Char">
    <w:name w:val="Đầu đề 6 Char"/>
    <w:basedOn w:val="Phngmcinhcuaoanvn"/>
    <w:link w:val="u6"/>
    <w:uiPriority w:val="9"/>
    <w:rsid w:val="00412AEA"/>
    <w:rPr>
      <w:rFonts w:asciiTheme="majorHAnsi" w:eastAsiaTheme="majorEastAsia" w:hAnsiTheme="majorHAnsi" w:cstheme="majorBidi"/>
      <w:noProof/>
      <w:color w:val="1F4E79" w:themeColor="accent1" w:themeShade="80"/>
      <w:sz w:val="26"/>
      <w:lang w:val="vi-VN"/>
    </w:rPr>
  </w:style>
  <w:style w:type="character" w:customStyle="1" w:styleId="u7Char">
    <w:name w:val="Đầu đề 7 Char"/>
    <w:basedOn w:val="Phngmcinhcuaoanvn"/>
    <w:link w:val="u7"/>
    <w:uiPriority w:val="9"/>
    <w:semiHidden/>
    <w:rsid w:val="00412AEA"/>
    <w:rPr>
      <w:rFonts w:asciiTheme="majorHAnsi" w:eastAsiaTheme="majorEastAsia" w:hAnsiTheme="majorHAnsi" w:cstheme="majorBidi"/>
      <w:i/>
      <w:iCs/>
      <w:noProof/>
      <w:color w:val="1F4E79" w:themeColor="accent1" w:themeShade="80"/>
      <w:sz w:val="26"/>
      <w:lang w:val="vi-VN"/>
    </w:rPr>
  </w:style>
  <w:style w:type="character" w:customStyle="1" w:styleId="u8Char">
    <w:name w:val="Đầu đề 8 Char"/>
    <w:basedOn w:val="Phngmcinhcuaoanvn"/>
    <w:link w:val="u8"/>
    <w:uiPriority w:val="9"/>
    <w:semiHidden/>
    <w:rsid w:val="00412AEA"/>
    <w:rPr>
      <w:rFonts w:asciiTheme="majorHAnsi" w:eastAsiaTheme="majorEastAsia" w:hAnsiTheme="majorHAnsi" w:cstheme="majorBidi"/>
      <w:noProof/>
      <w:color w:val="262626" w:themeColor="text1" w:themeTint="D9"/>
      <w:sz w:val="21"/>
      <w:szCs w:val="21"/>
      <w:lang w:val="vi-VN"/>
    </w:rPr>
  </w:style>
  <w:style w:type="character" w:customStyle="1" w:styleId="u9Char">
    <w:name w:val="Đầu đề 9 Char"/>
    <w:basedOn w:val="Phngmcinhcuaoanvn"/>
    <w:link w:val="u9"/>
    <w:uiPriority w:val="9"/>
    <w:semiHidden/>
    <w:rsid w:val="00412AEA"/>
    <w:rPr>
      <w:rFonts w:asciiTheme="majorHAnsi" w:eastAsiaTheme="majorEastAsia" w:hAnsiTheme="majorHAnsi" w:cstheme="majorBidi"/>
      <w:i/>
      <w:iCs/>
      <w:noProof/>
      <w:color w:val="262626" w:themeColor="text1" w:themeTint="D9"/>
      <w:sz w:val="21"/>
      <w:szCs w:val="21"/>
      <w:lang w:val="vi-VN"/>
    </w:rPr>
  </w:style>
  <w:style w:type="paragraph" w:styleId="Chuthich">
    <w:name w:val="caption"/>
    <w:basedOn w:val="Binhthng"/>
    <w:next w:val="Binhthng"/>
    <w:uiPriority w:val="35"/>
    <w:unhideWhenUsed/>
    <w:qFormat/>
    <w:rsid w:val="00C47085"/>
    <w:pPr>
      <w:spacing w:after="200" w:line="240" w:lineRule="auto"/>
      <w:jc w:val="center"/>
    </w:pPr>
    <w:rPr>
      <w:i/>
      <w:iCs/>
      <w:color w:val="44546A" w:themeColor="text2"/>
      <w:sz w:val="24"/>
      <w:szCs w:val="18"/>
    </w:rPr>
  </w:style>
  <w:style w:type="paragraph" w:styleId="Chntrang">
    <w:name w:val="footer"/>
    <w:basedOn w:val="Binhthng"/>
    <w:link w:val="ChntrangChar"/>
    <w:uiPriority w:val="99"/>
    <w:unhideWhenUsed/>
    <w:qFormat/>
    <w:rsid w:val="00412AEA"/>
    <w:pPr>
      <w:tabs>
        <w:tab w:val="center" w:pos="4680"/>
        <w:tab w:val="right" w:pos="9360"/>
      </w:tabs>
      <w:spacing w:after="0" w:line="240" w:lineRule="auto"/>
    </w:pPr>
  </w:style>
  <w:style w:type="character" w:customStyle="1" w:styleId="ChntrangChar">
    <w:name w:val="Chân trang Char"/>
    <w:basedOn w:val="Phngmcinhcuaoanvn"/>
    <w:link w:val="Chntrang"/>
    <w:uiPriority w:val="99"/>
    <w:qFormat/>
    <w:rsid w:val="00412AEA"/>
  </w:style>
  <w:style w:type="paragraph" w:styleId="utrang">
    <w:name w:val="header"/>
    <w:basedOn w:val="Binhthng"/>
    <w:link w:val="utrangChar"/>
    <w:uiPriority w:val="99"/>
    <w:unhideWhenUsed/>
    <w:qFormat/>
    <w:rsid w:val="00412AE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412AEA"/>
  </w:style>
  <w:style w:type="paragraph" w:styleId="Mucluc1">
    <w:name w:val="toc 1"/>
    <w:basedOn w:val="Binhthng"/>
    <w:next w:val="Binhthng"/>
    <w:uiPriority w:val="39"/>
    <w:unhideWhenUsed/>
    <w:qFormat/>
    <w:rsid w:val="00412AEA"/>
    <w:pPr>
      <w:tabs>
        <w:tab w:val="right" w:leader="dot" w:pos="9350"/>
      </w:tabs>
      <w:spacing w:after="100" w:line="256" w:lineRule="auto"/>
    </w:pPr>
    <w:rPr>
      <w:rFonts w:eastAsiaTheme="minorEastAsia" w:cs="Times New Roman"/>
      <w:b/>
      <w:sz w:val="28"/>
      <w:szCs w:val="28"/>
    </w:rPr>
  </w:style>
  <w:style w:type="paragraph" w:styleId="Mucluc2">
    <w:name w:val="toc 2"/>
    <w:basedOn w:val="Binhthng"/>
    <w:next w:val="Binhthng"/>
    <w:uiPriority w:val="39"/>
    <w:unhideWhenUsed/>
    <w:rsid w:val="00412AEA"/>
    <w:pPr>
      <w:tabs>
        <w:tab w:val="left" w:pos="1080"/>
        <w:tab w:val="right" w:leader="dot" w:pos="9350"/>
      </w:tabs>
      <w:spacing w:after="100" w:line="256" w:lineRule="auto"/>
      <w:ind w:left="720" w:hanging="360"/>
    </w:pPr>
    <w:rPr>
      <w:rFonts w:eastAsiaTheme="minorEastAsia" w:cs="Times New Roman"/>
      <w:sz w:val="28"/>
      <w:szCs w:val="28"/>
      <w:lang w:val="fr-FR"/>
      <w14:scene3d>
        <w14:camera w14:prst="orthographicFront"/>
        <w14:lightRig w14:rig="threePt" w14:dir="t">
          <w14:rot w14:lat="0" w14:lon="0" w14:rev="0"/>
        </w14:lightRig>
      </w14:scene3d>
    </w:rPr>
  </w:style>
  <w:style w:type="paragraph" w:styleId="Mucluc3">
    <w:name w:val="toc 3"/>
    <w:basedOn w:val="Binhthng"/>
    <w:next w:val="Binhthng"/>
    <w:uiPriority w:val="39"/>
    <w:unhideWhenUsed/>
    <w:rsid w:val="00412AEA"/>
    <w:pPr>
      <w:tabs>
        <w:tab w:val="left" w:pos="1540"/>
        <w:tab w:val="right" w:leader="dot" w:pos="9350"/>
      </w:tabs>
      <w:spacing w:after="100" w:line="256" w:lineRule="auto"/>
      <w:ind w:left="1080" w:hanging="360"/>
    </w:pPr>
    <w:rPr>
      <w:rFonts w:eastAsiaTheme="minorEastAsia" w:cs="Times New Roman"/>
      <w:szCs w:val="26"/>
    </w:rPr>
  </w:style>
  <w:style w:type="character" w:styleId="Siuktni">
    <w:name w:val="Hyperlink"/>
    <w:basedOn w:val="Phngmcinhcuaoanvn"/>
    <w:uiPriority w:val="99"/>
    <w:unhideWhenUsed/>
    <w:rsid w:val="00412AEA"/>
    <w:rPr>
      <w:color w:val="0000FF"/>
      <w:u w:val="single"/>
    </w:rPr>
  </w:style>
  <w:style w:type="paragraph" w:styleId="oancuaDanhsach">
    <w:name w:val="List Paragraph"/>
    <w:basedOn w:val="Binhthng"/>
    <w:uiPriority w:val="34"/>
    <w:qFormat/>
    <w:rsid w:val="00C47085"/>
    <w:pPr>
      <w:ind w:left="567"/>
    </w:pPr>
  </w:style>
  <w:style w:type="paragraph" w:customStyle="1" w:styleId="Default">
    <w:name w:val="Default"/>
    <w:uiPriority w:val="99"/>
    <w:rsid w:val="00412AEA"/>
    <w:pPr>
      <w:autoSpaceDE w:val="0"/>
      <w:autoSpaceDN w:val="0"/>
      <w:adjustRightInd w:val="0"/>
      <w:spacing w:after="0" w:line="240" w:lineRule="auto"/>
    </w:pPr>
    <w:rPr>
      <w:rFonts w:ascii="Yu Gothic Light" w:hAnsi="Yu Gothic Light" w:cs="Yu Gothic Light"/>
      <w:color w:val="000000"/>
      <w:sz w:val="24"/>
      <w:szCs w:val="24"/>
    </w:rPr>
  </w:style>
  <w:style w:type="paragraph" w:customStyle="1" w:styleId="rtejustify">
    <w:name w:val="rtejustify"/>
    <w:basedOn w:val="Binhthng"/>
    <w:uiPriority w:val="99"/>
    <w:rsid w:val="00412AEA"/>
    <w:pPr>
      <w:spacing w:before="100" w:beforeAutospacing="1" w:after="100" w:afterAutospacing="1" w:line="240" w:lineRule="auto"/>
    </w:pPr>
    <w:rPr>
      <w:rFonts w:eastAsia="Times New Roman" w:cs="Times New Roman"/>
      <w:sz w:val="24"/>
      <w:szCs w:val="24"/>
    </w:rPr>
  </w:style>
  <w:style w:type="paragraph" w:styleId="KhngDncch">
    <w:name w:val="No Spacing"/>
    <w:autoRedefine/>
    <w:uiPriority w:val="1"/>
    <w:qFormat/>
    <w:rsid w:val="001B5030"/>
    <w:pPr>
      <w:spacing w:after="0"/>
      <w:jc w:val="both"/>
    </w:pPr>
    <w:rPr>
      <w:rFonts w:ascii="Yu Gothic Light" w:hAnsi="Yu Gothic Light"/>
      <w:noProof/>
      <w:sz w:val="26"/>
      <w:lang w:val="vi-VN"/>
    </w:rPr>
  </w:style>
  <w:style w:type="table" w:customStyle="1" w:styleId="GridTable4-Accent11">
    <w:name w:val="Grid Table 4 - Accent 11"/>
    <w:basedOn w:val="BangThngthng"/>
    <w:uiPriority w:val="49"/>
    <w:rsid w:val="00412AEA"/>
    <w:pPr>
      <w:spacing w:after="0" w:line="240" w:lineRule="auto"/>
    </w:pPr>
    <w:rPr>
      <w:sz w:val="20"/>
      <w:szCs w:val="20"/>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uMucluc">
    <w:name w:val="TOC Heading"/>
    <w:basedOn w:val="u1"/>
    <w:next w:val="Binhthng"/>
    <w:uiPriority w:val="39"/>
    <w:unhideWhenUsed/>
    <w:qFormat/>
    <w:rsid w:val="00412AEA"/>
    <w:pPr>
      <w:numPr>
        <w:numId w:val="0"/>
      </w:numPr>
      <w:spacing w:line="259" w:lineRule="auto"/>
      <w:jc w:val="left"/>
      <w:outlineLvl w:val="9"/>
    </w:pPr>
    <w:rPr>
      <w:rFonts w:asciiTheme="majorHAnsi" w:hAnsiTheme="majorHAnsi"/>
      <w:b w:val="0"/>
      <w:color w:val="2E74B5" w:themeColor="accent1" w:themeShade="BF"/>
    </w:rPr>
  </w:style>
  <w:style w:type="paragraph" w:styleId="ThngthngWeb">
    <w:name w:val="Normal (Web)"/>
    <w:basedOn w:val="Binhthng"/>
    <w:uiPriority w:val="99"/>
    <w:unhideWhenUsed/>
    <w:rsid w:val="00412AEA"/>
    <w:pPr>
      <w:spacing w:before="100" w:beforeAutospacing="1" w:after="100" w:afterAutospacing="1" w:line="240" w:lineRule="auto"/>
    </w:pPr>
    <w:rPr>
      <w:rFonts w:eastAsia="Times New Roman" w:cs="Times New Roman"/>
      <w:sz w:val="24"/>
      <w:szCs w:val="24"/>
    </w:rPr>
  </w:style>
  <w:style w:type="character" w:customStyle="1" w:styleId="apple-style-span">
    <w:name w:val="apple-style-span"/>
    <w:basedOn w:val="Phngmcinhcuaoanvn"/>
    <w:rsid w:val="00412AEA"/>
  </w:style>
  <w:style w:type="paragraph" w:styleId="Banghinhminhhoa">
    <w:name w:val="table of figures"/>
    <w:basedOn w:val="Binhthng"/>
    <w:next w:val="Binhthng"/>
    <w:uiPriority w:val="99"/>
    <w:unhideWhenUsed/>
    <w:rsid w:val="00412AEA"/>
    <w:pPr>
      <w:spacing w:after="0"/>
    </w:pPr>
  </w:style>
  <w:style w:type="table" w:styleId="LiBang">
    <w:name w:val="Table Grid"/>
    <w:basedOn w:val="BangThngthng"/>
    <w:uiPriority w:val="59"/>
    <w:rsid w:val="00BC6615"/>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4Char">
    <w:name w:val="Đầu đề 4 Char"/>
    <w:basedOn w:val="Phngmcinhcuaoanvn"/>
    <w:link w:val="u4"/>
    <w:uiPriority w:val="9"/>
    <w:rsid w:val="00940F7E"/>
    <w:rPr>
      <w:rFonts w:ascii="Yu Gothic Light" w:eastAsiaTheme="majorEastAsia" w:hAnsi="Yu Gothic Light" w:cstheme="majorBidi"/>
      <w:i/>
      <w:iCs/>
      <w:noProof/>
      <w:sz w:val="26"/>
      <w:lang w:val="vi-VN"/>
    </w:rPr>
  </w:style>
  <w:style w:type="character" w:styleId="Manh">
    <w:name w:val="Strong"/>
    <w:basedOn w:val="Phngmcinhcuaoanvn"/>
    <w:uiPriority w:val="22"/>
    <w:qFormat/>
    <w:rsid w:val="0000474B"/>
    <w:rPr>
      <w:b/>
      <w:bCs/>
    </w:rPr>
  </w:style>
  <w:style w:type="character" w:customStyle="1" w:styleId="UnresolvedMention1">
    <w:name w:val="Unresolved Mention1"/>
    <w:basedOn w:val="Phngmcinhcuaoanvn"/>
    <w:uiPriority w:val="99"/>
    <w:semiHidden/>
    <w:unhideWhenUsed/>
    <w:rsid w:val="00CA5BA1"/>
    <w:rPr>
      <w:color w:val="605E5C"/>
      <w:shd w:val="clear" w:color="auto" w:fill="E1DFDD"/>
    </w:rPr>
  </w:style>
  <w:style w:type="character" w:styleId="Nhnmanh">
    <w:name w:val="Emphasis"/>
    <w:basedOn w:val="Phngmcinhcuaoanvn"/>
    <w:uiPriority w:val="20"/>
    <w:qFormat/>
    <w:rsid w:val="00C51CC9"/>
    <w:rPr>
      <w:i/>
      <w:iCs/>
    </w:rPr>
  </w:style>
  <w:style w:type="character" w:styleId="FollowedHyperlink">
    <w:name w:val="FollowedHyperlink"/>
    <w:basedOn w:val="Phngmcinhcuaoanvn"/>
    <w:uiPriority w:val="99"/>
    <w:semiHidden/>
    <w:unhideWhenUsed/>
    <w:rsid w:val="00AE6A2C"/>
    <w:rPr>
      <w:color w:val="954F72" w:themeColor="followedHyperlink"/>
      <w:u w:val="single"/>
    </w:rPr>
  </w:style>
  <w:style w:type="paragraph" w:customStyle="1" w:styleId="P68B1DB1-Normal2">
    <w:name w:val="P68B1DB1-Normal2"/>
    <w:basedOn w:val="Binhthng"/>
    <w:rsid w:val="00010B1D"/>
    <w:pPr>
      <w:spacing w:after="100"/>
    </w:pPr>
    <w:rPr>
      <w:rFonts w:eastAsia="Times New Roman" w:cs="Times New Roman"/>
      <w:color w:val="000000"/>
      <w:sz w:val="27"/>
      <w:szCs w:val="20"/>
    </w:rPr>
  </w:style>
  <w:style w:type="paragraph" w:customStyle="1" w:styleId="lb1">
    <w:name w:val="lb1"/>
    <w:basedOn w:val="Binhthng"/>
    <w:rsid w:val="00C819E3"/>
    <w:pPr>
      <w:spacing w:before="100" w:beforeAutospacing="1" w:after="100" w:afterAutospacing="1" w:line="240" w:lineRule="auto"/>
      <w:jc w:val="left"/>
    </w:pPr>
    <w:rPr>
      <w:rFonts w:eastAsia="Times New Roman" w:cs="Times New Roman"/>
      <w:noProof w:val="0"/>
      <w:sz w:val="24"/>
      <w:szCs w:val="24"/>
      <w:lang w:val="en-US"/>
    </w:rPr>
  </w:style>
  <w:style w:type="character" w:customStyle="1" w:styleId="UnresolvedMention2">
    <w:name w:val="Unresolved Mention2"/>
    <w:basedOn w:val="Phngmcinhcuaoanvn"/>
    <w:uiPriority w:val="99"/>
    <w:semiHidden/>
    <w:unhideWhenUsed/>
    <w:rsid w:val="00DA1863"/>
    <w:rPr>
      <w:color w:val="605E5C"/>
      <w:shd w:val="clear" w:color="auto" w:fill="E1DFDD"/>
    </w:rPr>
  </w:style>
  <w:style w:type="table" w:styleId="BangThun1">
    <w:name w:val="Plain Table 1"/>
    <w:basedOn w:val="BangThngthng"/>
    <w:uiPriority w:val="41"/>
    <w:rsid w:val="008501C7"/>
    <w:pPr>
      <w:spacing w:after="0" w:line="240" w:lineRule="auto"/>
    </w:pPr>
    <w:rPr>
      <w:rFonts w:ascii="Yu Gothic Light" w:hAnsi="Yu Gothic Light" w:cstheme="majorHAnsi"/>
      <w:sz w:val="26"/>
      <w:szCs w:val="20"/>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Phngmcinhcuaoanvn"/>
    <w:rsid w:val="00E108C2"/>
    <w:rPr>
      <w:rFonts w:ascii="Yu Mincho" w:hAnsi="Yu Mincho" w:hint="default"/>
      <w:b w:val="0"/>
      <w:bCs w:val="0"/>
      <w:i w:val="0"/>
      <w:iCs w:val="0"/>
      <w:color w:val="000000"/>
      <w:sz w:val="26"/>
      <w:szCs w:val="26"/>
    </w:rPr>
  </w:style>
  <w:style w:type="character" w:styleId="cpChagiiquyt">
    <w:name w:val="Unresolved Mention"/>
    <w:basedOn w:val="Phngmcinhcuaoanvn"/>
    <w:uiPriority w:val="99"/>
    <w:semiHidden/>
    <w:unhideWhenUsed/>
    <w:rsid w:val="00E108C2"/>
    <w:rPr>
      <w:color w:val="605E5C"/>
      <w:shd w:val="clear" w:color="auto" w:fill="E1DFDD"/>
    </w:rPr>
  </w:style>
  <w:style w:type="character" w:styleId="ThamchiuChuthich">
    <w:name w:val="annotation reference"/>
    <w:basedOn w:val="Phngmcinhcuaoanvn"/>
    <w:uiPriority w:val="99"/>
    <w:semiHidden/>
    <w:unhideWhenUsed/>
    <w:rsid w:val="00767434"/>
    <w:rPr>
      <w:sz w:val="16"/>
      <w:szCs w:val="16"/>
    </w:rPr>
  </w:style>
  <w:style w:type="paragraph" w:styleId="VnbanChuthich">
    <w:name w:val="annotation text"/>
    <w:basedOn w:val="Binhthng"/>
    <w:link w:val="VnbanChuthichChar"/>
    <w:uiPriority w:val="99"/>
    <w:semiHidden/>
    <w:unhideWhenUsed/>
    <w:rsid w:val="00767434"/>
    <w:pPr>
      <w:spacing w:line="240" w:lineRule="auto"/>
    </w:pPr>
    <w:rPr>
      <w:sz w:val="20"/>
      <w:szCs w:val="20"/>
    </w:rPr>
  </w:style>
  <w:style w:type="character" w:customStyle="1" w:styleId="VnbanChuthichChar">
    <w:name w:val="Văn bản Chú thích Char"/>
    <w:basedOn w:val="Phngmcinhcuaoanvn"/>
    <w:link w:val="VnbanChuthich"/>
    <w:uiPriority w:val="99"/>
    <w:semiHidden/>
    <w:rsid w:val="00767434"/>
    <w:rPr>
      <w:rFonts w:ascii="Times New Roman" w:hAnsi="Times New Roman"/>
      <w:noProof/>
      <w:sz w:val="20"/>
      <w:szCs w:val="20"/>
      <w:lang w:val="vi-VN"/>
    </w:rPr>
  </w:style>
  <w:style w:type="paragraph" w:styleId="ChuChuthich">
    <w:name w:val="annotation subject"/>
    <w:basedOn w:val="VnbanChuthich"/>
    <w:next w:val="VnbanChuthich"/>
    <w:link w:val="ChuChuthichChar"/>
    <w:uiPriority w:val="99"/>
    <w:semiHidden/>
    <w:unhideWhenUsed/>
    <w:rsid w:val="00767434"/>
    <w:rPr>
      <w:b/>
      <w:bCs/>
    </w:rPr>
  </w:style>
  <w:style w:type="character" w:customStyle="1" w:styleId="ChuChuthichChar">
    <w:name w:val="Chủ đề Chú thích Char"/>
    <w:basedOn w:val="VnbanChuthichChar"/>
    <w:link w:val="ChuChuthich"/>
    <w:uiPriority w:val="99"/>
    <w:semiHidden/>
    <w:rsid w:val="00767434"/>
    <w:rPr>
      <w:rFonts w:ascii="Times New Roman" w:hAnsi="Times New Roman"/>
      <w:b/>
      <w:bCs/>
      <w:noProof/>
      <w:sz w:val="20"/>
      <w:szCs w:val="20"/>
      <w:lang w:val="vi-VN"/>
    </w:rPr>
  </w:style>
  <w:style w:type="character" w:customStyle="1" w:styleId="fontstyle21">
    <w:name w:val="fontstyle21"/>
    <w:basedOn w:val="Phngmcinhcuaoanvn"/>
    <w:rsid w:val="00321ADB"/>
    <w:rPr>
      <w:rFonts w:ascii="Courier New" w:hAnsi="Courier New" w:hint="default"/>
      <w:b w:val="0"/>
      <w:bCs w:val="0"/>
      <w:i w:val="0"/>
      <w:iCs w:val="0"/>
      <w:color w:val="000000"/>
      <w:sz w:val="26"/>
      <w:szCs w:val="26"/>
    </w:rPr>
  </w:style>
  <w:style w:type="character" w:customStyle="1" w:styleId="apple-tab-span">
    <w:name w:val="apple-tab-span"/>
    <w:basedOn w:val="Phngmcinhcuaoanvn"/>
    <w:rsid w:val="00FC283C"/>
  </w:style>
  <w:style w:type="character" w:styleId="VnbanChdanhsn">
    <w:name w:val="Placeholder Text"/>
    <w:basedOn w:val="Phngmcinhcuaoanvn"/>
    <w:uiPriority w:val="99"/>
    <w:semiHidden/>
    <w:rsid w:val="003C68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3340">
      <w:bodyDiv w:val="1"/>
      <w:marLeft w:val="0"/>
      <w:marRight w:val="0"/>
      <w:marTop w:val="0"/>
      <w:marBottom w:val="0"/>
      <w:divBdr>
        <w:top w:val="none" w:sz="0" w:space="0" w:color="auto"/>
        <w:left w:val="none" w:sz="0" w:space="0" w:color="auto"/>
        <w:bottom w:val="none" w:sz="0" w:space="0" w:color="auto"/>
        <w:right w:val="none" w:sz="0" w:space="0" w:color="auto"/>
      </w:divBdr>
    </w:div>
    <w:div w:id="7370242">
      <w:bodyDiv w:val="1"/>
      <w:marLeft w:val="0"/>
      <w:marRight w:val="0"/>
      <w:marTop w:val="0"/>
      <w:marBottom w:val="0"/>
      <w:divBdr>
        <w:top w:val="none" w:sz="0" w:space="0" w:color="auto"/>
        <w:left w:val="none" w:sz="0" w:space="0" w:color="auto"/>
        <w:bottom w:val="none" w:sz="0" w:space="0" w:color="auto"/>
        <w:right w:val="none" w:sz="0" w:space="0" w:color="auto"/>
      </w:divBdr>
    </w:div>
    <w:div w:id="11225327">
      <w:bodyDiv w:val="1"/>
      <w:marLeft w:val="0"/>
      <w:marRight w:val="0"/>
      <w:marTop w:val="0"/>
      <w:marBottom w:val="0"/>
      <w:divBdr>
        <w:top w:val="none" w:sz="0" w:space="0" w:color="auto"/>
        <w:left w:val="none" w:sz="0" w:space="0" w:color="auto"/>
        <w:bottom w:val="none" w:sz="0" w:space="0" w:color="auto"/>
        <w:right w:val="none" w:sz="0" w:space="0" w:color="auto"/>
      </w:divBdr>
    </w:div>
    <w:div w:id="22756448">
      <w:bodyDiv w:val="1"/>
      <w:marLeft w:val="0"/>
      <w:marRight w:val="0"/>
      <w:marTop w:val="0"/>
      <w:marBottom w:val="0"/>
      <w:divBdr>
        <w:top w:val="none" w:sz="0" w:space="0" w:color="auto"/>
        <w:left w:val="none" w:sz="0" w:space="0" w:color="auto"/>
        <w:bottom w:val="none" w:sz="0" w:space="0" w:color="auto"/>
        <w:right w:val="none" w:sz="0" w:space="0" w:color="auto"/>
      </w:divBdr>
    </w:div>
    <w:div w:id="26687892">
      <w:bodyDiv w:val="1"/>
      <w:marLeft w:val="0"/>
      <w:marRight w:val="0"/>
      <w:marTop w:val="0"/>
      <w:marBottom w:val="0"/>
      <w:divBdr>
        <w:top w:val="none" w:sz="0" w:space="0" w:color="auto"/>
        <w:left w:val="none" w:sz="0" w:space="0" w:color="auto"/>
        <w:bottom w:val="none" w:sz="0" w:space="0" w:color="auto"/>
        <w:right w:val="none" w:sz="0" w:space="0" w:color="auto"/>
      </w:divBdr>
      <w:divsChild>
        <w:div w:id="1343161985">
          <w:marLeft w:val="0"/>
          <w:marRight w:val="0"/>
          <w:marTop w:val="0"/>
          <w:marBottom w:val="0"/>
          <w:divBdr>
            <w:top w:val="none" w:sz="0" w:space="0" w:color="auto"/>
            <w:left w:val="none" w:sz="0" w:space="0" w:color="auto"/>
            <w:bottom w:val="none" w:sz="0" w:space="0" w:color="auto"/>
            <w:right w:val="none" w:sz="0" w:space="0" w:color="auto"/>
          </w:divBdr>
          <w:divsChild>
            <w:div w:id="10558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7927">
      <w:bodyDiv w:val="1"/>
      <w:marLeft w:val="0"/>
      <w:marRight w:val="0"/>
      <w:marTop w:val="0"/>
      <w:marBottom w:val="0"/>
      <w:divBdr>
        <w:top w:val="none" w:sz="0" w:space="0" w:color="auto"/>
        <w:left w:val="none" w:sz="0" w:space="0" w:color="auto"/>
        <w:bottom w:val="none" w:sz="0" w:space="0" w:color="auto"/>
        <w:right w:val="none" w:sz="0" w:space="0" w:color="auto"/>
      </w:divBdr>
    </w:div>
    <w:div w:id="39986147">
      <w:bodyDiv w:val="1"/>
      <w:marLeft w:val="0"/>
      <w:marRight w:val="0"/>
      <w:marTop w:val="0"/>
      <w:marBottom w:val="0"/>
      <w:divBdr>
        <w:top w:val="none" w:sz="0" w:space="0" w:color="auto"/>
        <w:left w:val="none" w:sz="0" w:space="0" w:color="auto"/>
        <w:bottom w:val="none" w:sz="0" w:space="0" w:color="auto"/>
        <w:right w:val="none" w:sz="0" w:space="0" w:color="auto"/>
      </w:divBdr>
    </w:div>
    <w:div w:id="52242178">
      <w:bodyDiv w:val="1"/>
      <w:marLeft w:val="0"/>
      <w:marRight w:val="0"/>
      <w:marTop w:val="0"/>
      <w:marBottom w:val="0"/>
      <w:divBdr>
        <w:top w:val="none" w:sz="0" w:space="0" w:color="auto"/>
        <w:left w:val="none" w:sz="0" w:space="0" w:color="auto"/>
        <w:bottom w:val="none" w:sz="0" w:space="0" w:color="auto"/>
        <w:right w:val="none" w:sz="0" w:space="0" w:color="auto"/>
      </w:divBdr>
    </w:div>
    <w:div w:id="59639042">
      <w:bodyDiv w:val="1"/>
      <w:marLeft w:val="0"/>
      <w:marRight w:val="0"/>
      <w:marTop w:val="0"/>
      <w:marBottom w:val="0"/>
      <w:divBdr>
        <w:top w:val="none" w:sz="0" w:space="0" w:color="auto"/>
        <w:left w:val="none" w:sz="0" w:space="0" w:color="auto"/>
        <w:bottom w:val="none" w:sz="0" w:space="0" w:color="auto"/>
        <w:right w:val="none" w:sz="0" w:space="0" w:color="auto"/>
      </w:divBdr>
    </w:div>
    <w:div w:id="60368014">
      <w:bodyDiv w:val="1"/>
      <w:marLeft w:val="0"/>
      <w:marRight w:val="0"/>
      <w:marTop w:val="0"/>
      <w:marBottom w:val="0"/>
      <w:divBdr>
        <w:top w:val="none" w:sz="0" w:space="0" w:color="auto"/>
        <w:left w:val="none" w:sz="0" w:space="0" w:color="auto"/>
        <w:bottom w:val="none" w:sz="0" w:space="0" w:color="auto"/>
        <w:right w:val="none" w:sz="0" w:space="0" w:color="auto"/>
      </w:divBdr>
    </w:div>
    <w:div w:id="60446840">
      <w:bodyDiv w:val="1"/>
      <w:marLeft w:val="0"/>
      <w:marRight w:val="0"/>
      <w:marTop w:val="0"/>
      <w:marBottom w:val="0"/>
      <w:divBdr>
        <w:top w:val="none" w:sz="0" w:space="0" w:color="auto"/>
        <w:left w:val="none" w:sz="0" w:space="0" w:color="auto"/>
        <w:bottom w:val="none" w:sz="0" w:space="0" w:color="auto"/>
        <w:right w:val="none" w:sz="0" w:space="0" w:color="auto"/>
      </w:divBdr>
    </w:div>
    <w:div w:id="61368778">
      <w:bodyDiv w:val="1"/>
      <w:marLeft w:val="0"/>
      <w:marRight w:val="0"/>
      <w:marTop w:val="0"/>
      <w:marBottom w:val="0"/>
      <w:divBdr>
        <w:top w:val="none" w:sz="0" w:space="0" w:color="auto"/>
        <w:left w:val="none" w:sz="0" w:space="0" w:color="auto"/>
        <w:bottom w:val="none" w:sz="0" w:space="0" w:color="auto"/>
        <w:right w:val="none" w:sz="0" w:space="0" w:color="auto"/>
      </w:divBdr>
    </w:div>
    <w:div w:id="68161400">
      <w:bodyDiv w:val="1"/>
      <w:marLeft w:val="0"/>
      <w:marRight w:val="0"/>
      <w:marTop w:val="0"/>
      <w:marBottom w:val="0"/>
      <w:divBdr>
        <w:top w:val="none" w:sz="0" w:space="0" w:color="auto"/>
        <w:left w:val="none" w:sz="0" w:space="0" w:color="auto"/>
        <w:bottom w:val="none" w:sz="0" w:space="0" w:color="auto"/>
        <w:right w:val="none" w:sz="0" w:space="0" w:color="auto"/>
      </w:divBdr>
    </w:div>
    <w:div w:id="68892837">
      <w:bodyDiv w:val="1"/>
      <w:marLeft w:val="0"/>
      <w:marRight w:val="0"/>
      <w:marTop w:val="0"/>
      <w:marBottom w:val="0"/>
      <w:divBdr>
        <w:top w:val="none" w:sz="0" w:space="0" w:color="auto"/>
        <w:left w:val="none" w:sz="0" w:space="0" w:color="auto"/>
        <w:bottom w:val="none" w:sz="0" w:space="0" w:color="auto"/>
        <w:right w:val="none" w:sz="0" w:space="0" w:color="auto"/>
      </w:divBdr>
      <w:divsChild>
        <w:div w:id="1458373662">
          <w:marLeft w:val="0"/>
          <w:marRight w:val="0"/>
          <w:marTop w:val="0"/>
          <w:marBottom w:val="0"/>
          <w:divBdr>
            <w:top w:val="none" w:sz="0" w:space="0" w:color="auto"/>
            <w:left w:val="none" w:sz="0" w:space="0" w:color="auto"/>
            <w:bottom w:val="none" w:sz="0" w:space="0" w:color="auto"/>
            <w:right w:val="none" w:sz="0" w:space="0" w:color="auto"/>
          </w:divBdr>
          <w:divsChild>
            <w:div w:id="115553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9877">
      <w:bodyDiv w:val="1"/>
      <w:marLeft w:val="0"/>
      <w:marRight w:val="0"/>
      <w:marTop w:val="0"/>
      <w:marBottom w:val="0"/>
      <w:divBdr>
        <w:top w:val="none" w:sz="0" w:space="0" w:color="auto"/>
        <w:left w:val="none" w:sz="0" w:space="0" w:color="auto"/>
        <w:bottom w:val="none" w:sz="0" w:space="0" w:color="auto"/>
        <w:right w:val="none" w:sz="0" w:space="0" w:color="auto"/>
      </w:divBdr>
    </w:div>
    <w:div w:id="99107432">
      <w:bodyDiv w:val="1"/>
      <w:marLeft w:val="0"/>
      <w:marRight w:val="0"/>
      <w:marTop w:val="0"/>
      <w:marBottom w:val="0"/>
      <w:divBdr>
        <w:top w:val="none" w:sz="0" w:space="0" w:color="auto"/>
        <w:left w:val="none" w:sz="0" w:space="0" w:color="auto"/>
        <w:bottom w:val="none" w:sz="0" w:space="0" w:color="auto"/>
        <w:right w:val="none" w:sz="0" w:space="0" w:color="auto"/>
      </w:divBdr>
    </w:div>
    <w:div w:id="114368879">
      <w:bodyDiv w:val="1"/>
      <w:marLeft w:val="0"/>
      <w:marRight w:val="0"/>
      <w:marTop w:val="0"/>
      <w:marBottom w:val="0"/>
      <w:divBdr>
        <w:top w:val="none" w:sz="0" w:space="0" w:color="auto"/>
        <w:left w:val="none" w:sz="0" w:space="0" w:color="auto"/>
        <w:bottom w:val="none" w:sz="0" w:space="0" w:color="auto"/>
        <w:right w:val="none" w:sz="0" w:space="0" w:color="auto"/>
      </w:divBdr>
      <w:divsChild>
        <w:div w:id="1771975263">
          <w:marLeft w:val="0"/>
          <w:marRight w:val="0"/>
          <w:marTop w:val="0"/>
          <w:marBottom w:val="0"/>
          <w:divBdr>
            <w:top w:val="none" w:sz="0" w:space="0" w:color="auto"/>
            <w:left w:val="none" w:sz="0" w:space="0" w:color="auto"/>
            <w:bottom w:val="none" w:sz="0" w:space="0" w:color="auto"/>
            <w:right w:val="none" w:sz="0" w:space="0" w:color="auto"/>
          </w:divBdr>
          <w:divsChild>
            <w:div w:id="402801206">
              <w:marLeft w:val="0"/>
              <w:marRight w:val="0"/>
              <w:marTop w:val="0"/>
              <w:marBottom w:val="0"/>
              <w:divBdr>
                <w:top w:val="none" w:sz="0" w:space="0" w:color="auto"/>
                <w:left w:val="none" w:sz="0" w:space="0" w:color="auto"/>
                <w:bottom w:val="none" w:sz="0" w:space="0" w:color="auto"/>
                <w:right w:val="none" w:sz="0" w:space="0" w:color="auto"/>
              </w:divBdr>
            </w:div>
            <w:div w:id="1046947131">
              <w:marLeft w:val="0"/>
              <w:marRight w:val="0"/>
              <w:marTop w:val="0"/>
              <w:marBottom w:val="0"/>
              <w:divBdr>
                <w:top w:val="none" w:sz="0" w:space="0" w:color="auto"/>
                <w:left w:val="none" w:sz="0" w:space="0" w:color="auto"/>
                <w:bottom w:val="none" w:sz="0" w:space="0" w:color="auto"/>
                <w:right w:val="none" w:sz="0" w:space="0" w:color="auto"/>
              </w:divBdr>
            </w:div>
          </w:divsChild>
        </w:div>
        <w:div w:id="2141066799">
          <w:marLeft w:val="0"/>
          <w:marRight w:val="0"/>
          <w:marTop w:val="0"/>
          <w:marBottom w:val="0"/>
          <w:divBdr>
            <w:top w:val="none" w:sz="0" w:space="0" w:color="auto"/>
            <w:left w:val="none" w:sz="0" w:space="0" w:color="auto"/>
            <w:bottom w:val="none" w:sz="0" w:space="0" w:color="auto"/>
            <w:right w:val="none" w:sz="0" w:space="0" w:color="auto"/>
          </w:divBdr>
        </w:div>
      </w:divsChild>
    </w:div>
    <w:div w:id="118032487">
      <w:bodyDiv w:val="1"/>
      <w:marLeft w:val="0"/>
      <w:marRight w:val="0"/>
      <w:marTop w:val="0"/>
      <w:marBottom w:val="0"/>
      <w:divBdr>
        <w:top w:val="none" w:sz="0" w:space="0" w:color="auto"/>
        <w:left w:val="none" w:sz="0" w:space="0" w:color="auto"/>
        <w:bottom w:val="none" w:sz="0" w:space="0" w:color="auto"/>
        <w:right w:val="none" w:sz="0" w:space="0" w:color="auto"/>
      </w:divBdr>
    </w:div>
    <w:div w:id="122118770">
      <w:bodyDiv w:val="1"/>
      <w:marLeft w:val="0"/>
      <w:marRight w:val="0"/>
      <w:marTop w:val="0"/>
      <w:marBottom w:val="0"/>
      <w:divBdr>
        <w:top w:val="none" w:sz="0" w:space="0" w:color="auto"/>
        <w:left w:val="none" w:sz="0" w:space="0" w:color="auto"/>
        <w:bottom w:val="none" w:sz="0" w:space="0" w:color="auto"/>
        <w:right w:val="none" w:sz="0" w:space="0" w:color="auto"/>
      </w:divBdr>
    </w:div>
    <w:div w:id="124590890">
      <w:bodyDiv w:val="1"/>
      <w:marLeft w:val="0"/>
      <w:marRight w:val="0"/>
      <w:marTop w:val="0"/>
      <w:marBottom w:val="0"/>
      <w:divBdr>
        <w:top w:val="none" w:sz="0" w:space="0" w:color="auto"/>
        <w:left w:val="none" w:sz="0" w:space="0" w:color="auto"/>
        <w:bottom w:val="none" w:sz="0" w:space="0" w:color="auto"/>
        <w:right w:val="none" w:sz="0" w:space="0" w:color="auto"/>
      </w:divBdr>
    </w:div>
    <w:div w:id="126093486">
      <w:bodyDiv w:val="1"/>
      <w:marLeft w:val="0"/>
      <w:marRight w:val="0"/>
      <w:marTop w:val="0"/>
      <w:marBottom w:val="0"/>
      <w:divBdr>
        <w:top w:val="none" w:sz="0" w:space="0" w:color="auto"/>
        <w:left w:val="none" w:sz="0" w:space="0" w:color="auto"/>
        <w:bottom w:val="none" w:sz="0" w:space="0" w:color="auto"/>
        <w:right w:val="none" w:sz="0" w:space="0" w:color="auto"/>
      </w:divBdr>
    </w:div>
    <w:div w:id="129132935">
      <w:bodyDiv w:val="1"/>
      <w:marLeft w:val="0"/>
      <w:marRight w:val="0"/>
      <w:marTop w:val="0"/>
      <w:marBottom w:val="0"/>
      <w:divBdr>
        <w:top w:val="none" w:sz="0" w:space="0" w:color="auto"/>
        <w:left w:val="none" w:sz="0" w:space="0" w:color="auto"/>
        <w:bottom w:val="none" w:sz="0" w:space="0" w:color="auto"/>
        <w:right w:val="none" w:sz="0" w:space="0" w:color="auto"/>
      </w:divBdr>
    </w:div>
    <w:div w:id="137654025">
      <w:bodyDiv w:val="1"/>
      <w:marLeft w:val="0"/>
      <w:marRight w:val="0"/>
      <w:marTop w:val="0"/>
      <w:marBottom w:val="0"/>
      <w:divBdr>
        <w:top w:val="none" w:sz="0" w:space="0" w:color="auto"/>
        <w:left w:val="none" w:sz="0" w:space="0" w:color="auto"/>
        <w:bottom w:val="none" w:sz="0" w:space="0" w:color="auto"/>
        <w:right w:val="none" w:sz="0" w:space="0" w:color="auto"/>
      </w:divBdr>
    </w:div>
    <w:div w:id="139084313">
      <w:bodyDiv w:val="1"/>
      <w:marLeft w:val="0"/>
      <w:marRight w:val="0"/>
      <w:marTop w:val="0"/>
      <w:marBottom w:val="0"/>
      <w:divBdr>
        <w:top w:val="none" w:sz="0" w:space="0" w:color="auto"/>
        <w:left w:val="none" w:sz="0" w:space="0" w:color="auto"/>
        <w:bottom w:val="none" w:sz="0" w:space="0" w:color="auto"/>
        <w:right w:val="none" w:sz="0" w:space="0" w:color="auto"/>
      </w:divBdr>
    </w:div>
    <w:div w:id="173344447">
      <w:bodyDiv w:val="1"/>
      <w:marLeft w:val="0"/>
      <w:marRight w:val="0"/>
      <w:marTop w:val="0"/>
      <w:marBottom w:val="0"/>
      <w:divBdr>
        <w:top w:val="none" w:sz="0" w:space="0" w:color="auto"/>
        <w:left w:val="none" w:sz="0" w:space="0" w:color="auto"/>
        <w:bottom w:val="none" w:sz="0" w:space="0" w:color="auto"/>
        <w:right w:val="none" w:sz="0" w:space="0" w:color="auto"/>
      </w:divBdr>
    </w:div>
    <w:div w:id="174926080">
      <w:bodyDiv w:val="1"/>
      <w:marLeft w:val="0"/>
      <w:marRight w:val="0"/>
      <w:marTop w:val="0"/>
      <w:marBottom w:val="0"/>
      <w:divBdr>
        <w:top w:val="none" w:sz="0" w:space="0" w:color="auto"/>
        <w:left w:val="none" w:sz="0" w:space="0" w:color="auto"/>
        <w:bottom w:val="none" w:sz="0" w:space="0" w:color="auto"/>
        <w:right w:val="none" w:sz="0" w:space="0" w:color="auto"/>
      </w:divBdr>
    </w:div>
    <w:div w:id="188838654">
      <w:bodyDiv w:val="1"/>
      <w:marLeft w:val="0"/>
      <w:marRight w:val="0"/>
      <w:marTop w:val="0"/>
      <w:marBottom w:val="0"/>
      <w:divBdr>
        <w:top w:val="none" w:sz="0" w:space="0" w:color="auto"/>
        <w:left w:val="none" w:sz="0" w:space="0" w:color="auto"/>
        <w:bottom w:val="none" w:sz="0" w:space="0" w:color="auto"/>
        <w:right w:val="none" w:sz="0" w:space="0" w:color="auto"/>
      </w:divBdr>
    </w:div>
    <w:div w:id="191578187">
      <w:bodyDiv w:val="1"/>
      <w:marLeft w:val="0"/>
      <w:marRight w:val="0"/>
      <w:marTop w:val="0"/>
      <w:marBottom w:val="0"/>
      <w:divBdr>
        <w:top w:val="none" w:sz="0" w:space="0" w:color="auto"/>
        <w:left w:val="none" w:sz="0" w:space="0" w:color="auto"/>
        <w:bottom w:val="none" w:sz="0" w:space="0" w:color="auto"/>
        <w:right w:val="none" w:sz="0" w:space="0" w:color="auto"/>
      </w:divBdr>
    </w:div>
    <w:div w:id="209460122">
      <w:bodyDiv w:val="1"/>
      <w:marLeft w:val="0"/>
      <w:marRight w:val="0"/>
      <w:marTop w:val="0"/>
      <w:marBottom w:val="0"/>
      <w:divBdr>
        <w:top w:val="none" w:sz="0" w:space="0" w:color="auto"/>
        <w:left w:val="none" w:sz="0" w:space="0" w:color="auto"/>
        <w:bottom w:val="none" w:sz="0" w:space="0" w:color="auto"/>
        <w:right w:val="none" w:sz="0" w:space="0" w:color="auto"/>
      </w:divBdr>
    </w:div>
    <w:div w:id="216355065">
      <w:bodyDiv w:val="1"/>
      <w:marLeft w:val="0"/>
      <w:marRight w:val="0"/>
      <w:marTop w:val="0"/>
      <w:marBottom w:val="0"/>
      <w:divBdr>
        <w:top w:val="none" w:sz="0" w:space="0" w:color="auto"/>
        <w:left w:val="none" w:sz="0" w:space="0" w:color="auto"/>
        <w:bottom w:val="none" w:sz="0" w:space="0" w:color="auto"/>
        <w:right w:val="none" w:sz="0" w:space="0" w:color="auto"/>
      </w:divBdr>
      <w:divsChild>
        <w:div w:id="180435871">
          <w:marLeft w:val="2160"/>
          <w:marRight w:val="0"/>
          <w:marTop w:val="0"/>
          <w:marBottom w:val="0"/>
          <w:divBdr>
            <w:top w:val="none" w:sz="0" w:space="0" w:color="auto"/>
            <w:left w:val="none" w:sz="0" w:space="0" w:color="auto"/>
            <w:bottom w:val="none" w:sz="0" w:space="0" w:color="auto"/>
            <w:right w:val="none" w:sz="0" w:space="0" w:color="auto"/>
          </w:divBdr>
        </w:div>
        <w:div w:id="189534609">
          <w:marLeft w:val="2160"/>
          <w:marRight w:val="0"/>
          <w:marTop w:val="0"/>
          <w:marBottom w:val="0"/>
          <w:divBdr>
            <w:top w:val="none" w:sz="0" w:space="0" w:color="auto"/>
            <w:left w:val="none" w:sz="0" w:space="0" w:color="auto"/>
            <w:bottom w:val="none" w:sz="0" w:space="0" w:color="auto"/>
            <w:right w:val="none" w:sz="0" w:space="0" w:color="auto"/>
          </w:divBdr>
        </w:div>
        <w:div w:id="348022979">
          <w:marLeft w:val="2160"/>
          <w:marRight w:val="0"/>
          <w:marTop w:val="0"/>
          <w:marBottom w:val="0"/>
          <w:divBdr>
            <w:top w:val="none" w:sz="0" w:space="0" w:color="auto"/>
            <w:left w:val="none" w:sz="0" w:space="0" w:color="auto"/>
            <w:bottom w:val="none" w:sz="0" w:space="0" w:color="auto"/>
            <w:right w:val="none" w:sz="0" w:space="0" w:color="auto"/>
          </w:divBdr>
        </w:div>
        <w:div w:id="548995616">
          <w:marLeft w:val="1440"/>
          <w:marRight w:val="0"/>
          <w:marTop w:val="0"/>
          <w:marBottom w:val="0"/>
          <w:divBdr>
            <w:top w:val="none" w:sz="0" w:space="0" w:color="auto"/>
            <w:left w:val="none" w:sz="0" w:space="0" w:color="auto"/>
            <w:bottom w:val="none" w:sz="0" w:space="0" w:color="auto"/>
            <w:right w:val="none" w:sz="0" w:space="0" w:color="auto"/>
          </w:divBdr>
        </w:div>
        <w:div w:id="1506554059">
          <w:marLeft w:val="2160"/>
          <w:marRight w:val="0"/>
          <w:marTop w:val="0"/>
          <w:marBottom w:val="0"/>
          <w:divBdr>
            <w:top w:val="none" w:sz="0" w:space="0" w:color="auto"/>
            <w:left w:val="none" w:sz="0" w:space="0" w:color="auto"/>
            <w:bottom w:val="none" w:sz="0" w:space="0" w:color="auto"/>
            <w:right w:val="none" w:sz="0" w:space="0" w:color="auto"/>
          </w:divBdr>
        </w:div>
        <w:div w:id="1976374435">
          <w:marLeft w:val="1440"/>
          <w:marRight w:val="0"/>
          <w:marTop w:val="0"/>
          <w:marBottom w:val="0"/>
          <w:divBdr>
            <w:top w:val="none" w:sz="0" w:space="0" w:color="auto"/>
            <w:left w:val="none" w:sz="0" w:space="0" w:color="auto"/>
            <w:bottom w:val="none" w:sz="0" w:space="0" w:color="auto"/>
            <w:right w:val="none" w:sz="0" w:space="0" w:color="auto"/>
          </w:divBdr>
        </w:div>
        <w:div w:id="2045401575">
          <w:marLeft w:val="2160"/>
          <w:marRight w:val="0"/>
          <w:marTop w:val="0"/>
          <w:marBottom w:val="0"/>
          <w:divBdr>
            <w:top w:val="none" w:sz="0" w:space="0" w:color="auto"/>
            <w:left w:val="none" w:sz="0" w:space="0" w:color="auto"/>
            <w:bottom w:val="none" w:sz="0" w:space="0" w:color="auto"/>
            <w:right w:val="none" w:sz="0" w:space="0" w:color="auto"/>
          </w:divBdr>
        </w:div>
      </w:divsChild>
    </w:div>
    <w:div w:id="229075771">
      <w:bodyDiv w:val="1"/>
      <w:marLeft w:val="0"/>
      <w:marRight w:val="0"/>
      <w:marTop w:val="0"/>
      <w:marBottom w:val="0"/>
      <w:divBdr>
        <w:top w:val="none" w:sz="0" w:space="0" w:color="auto"/>
        <w:left w:val="none" w:sz="0" w:space="0" w:color="auto"/>
        <w:bottom w:val="none" w:sz="0" w:space="0" w:color="auto"/>
        <w:right w:val="none" w:sz="0" w:space="0" w:color="auto"/>
      </w:divBdr>
    </w:div>
    <w:div w:id="254480161">
      <w:bodyDiv w:val="1"/>
      <w:marLeft w:val="0"/>
      <w:marRight w:val="0"/>
      <w:marTop w:val="0"/>
      <w:marBottom w:val="0"/>
      <w:divBdr>
        <w:top w:val="none" w:sz="0" w:space="0" w:color="auto"/>
        <w:left w:val="none" w:sz="0" w:space="0" w:color="auto"/>
        <w:bottom w:val="none" w:sz="0" w:space="0" w:color="auto"/>
        <w:right w:val="none" w:sz="0" w:space="0" w:color="auto"/>
      </w:divBdr>
    </w:div>
    <w:div w:id="258760034">
      <w:bodyDiv w:val="1"/>
      <w:marLeft w:val="0"/>
      <w:marRight w:val="0"/>
      <w:marTop w:val="0"/>
      <w:marBottom w:val="0"/>
      <w:divBdr>
        <w:top w:val="none" w:sz="0" w:space="0" w:color="auto"/>
        <w:left w:val="none" w:sz="0" w:space="0" w:color="auto"/>
        <w:bottom w:val="none" w:sz="0" w:space="0" w:color="auto"/>
        <w:right w:val="none" w:sz="0" w:space="0" w:color="auto"/>
      </w:divBdr>
    </w:div>
    <w:div w:id="272858123">
      <w:bodyDiv w:val="1"/>
      <w:marLeft w:val="0"/>
      <w:marRight w:val="0"/>
      <w:marTop w:val="0"/>
      <w:marBottom w:val="0"/>
      <w:divBdr>
        <w:top w:val="none" w:sz="0" w:space="0" w:color="auto"/>
        <w:left w:val="none" w:sz="0" w:space="0" w:color="auto"/>
        <w:bottom w:val="none" w:sz="0" w:space="0" w:color="auto"/>
        <w:right w:val="none" w:sz="0" w:space="0" w:color="auto"/>
      </w:divBdr>
    </w:div>
    <w:div w:id="276329871">
      <w:bodyDiv w:val="1"/>
      <w:marLeft w:val="0"/>
      <w:marRight w:val="0"/>
      <w:marTop w:val="0"/>
      <w:marBottom w:val="0"/>
      <w:divBdr>
        <w:top w:val="none" w:sz="0" w:space="0" w:color="auto"/>
        <w:left w:val="none" w:sz="0" w:space="0" w:color="auto"/>
        <w:bottom w:val="none" w:sz="0" w:space="0" w:color="auto"/>
        <w:right w:val="none" w:sz="0" w:space="0" w:color="auto"/>
      </w:divBdr>
    </w:div>
    <w:div w:id="280765648">
      <w:bodyDiv w:val="1"/>
      <w:marLeft w:val="0"/>
      <w:marRight w:val="0"/>
      <w:marTop w:val="0"/>
      <w:marBottom w:val="0"/>
      <w:divBdr>
        <w:top w:val="none" w:sz="0" w:space="0" w:color="auto"/>
        <w:left w:val="none" w:sz="0" w:space="0" w:color="auto"/>
        <w:bottom w:val="none" w:sz="0" w:space="0" w:color="auto"/>
        <w:right w:val="none" w:sz="0" w:space="0" w:color="auto"/>
      </w:divBdr>
    </w:div>
    <w:div w:id="290793599">
      <w:bodyDiv w:val="1"/>
      <w:marLeft w:val="0"/>
      <w:marRight w:val="0"/>
      <w:marTop w:val="0"/>
      <w:marBottom w:val="0"/>
      <w:divBdr>
        <w:top w:val="none" w:sz="0" w:space="0" w:color="auto"/>
        <w:left w:val="none" w:sz="0" w:space="0" w:color="auto"/>
        <w:bottom w:val="none" w:sz="0" w:space="0" w:color="auto"/>
        <w:right w:val="none" w:sz="0" w:space="0" w:color="auto"/>
      </w:divBdr>
    </w:div>
    <w:div w:id="318266344">
      <w:bodyDiv w:val="1"/>
      <w:marLeft w:val="0"/>
      <w:marRight w:val="0"/>
      <w:marTop w:val="0"/>
      <w:marBottom w:val="0"/>
      <w:divBdr>
        <w:top w:val="none" w:sz="0" w:space="0" w:color="auto"/>
        <w:left w:val="none" w:sz="0" w:space="0" w:color="auto"/>
        <w:bottom w:val="none" w:sz="0" w:space="0" w:color="auto"/>
        <w:right w:val="none" w:sz="0" w:space="0" w:color="auto"/>
      </w:divBdr>
    </w:div>
    <w:div w:id="334265088">
      <w:bodyDiv w:val="1"/>
      <w:marLeft w:val="0"/>
      <w:marRight w:val="0"/>
      <w:marTop w:val="0"/>
      <w:marBottom w:val="0"/>
      <w:divBdr>
        <w:top w:val="none" w:sz="0" w:space="0" w:color="auto"/>
        <w:left w:val="none" w:sz="0" w:space="0" w:color="auto"/>
        <w:bottom w:val="none" w:sz="0" w:space="0" w:color="auto"/>
        <w:right w:val="none" w:sz="0" w:space="0" w:color="auto"/>
      </w:divBdr>
    </w:div>
    <w:div w:id="346105025">
      <w:bodyDiv w:val="1"/>
      <w:marLeft w:val="0"/>
      <w:marRight w:val="0"/>
      <w:marTop w:val="0"/>
      <w:marBottom w:val="0"/>
      <w:divBdr>
        <w:top w:val="none" w:sz="0" w:space="0" w:color="auto"/>
        <w:left w:val="none" w:sz="0" w:space="0" w:color="auto"/>
        <w:bottom w:val="none" w:sz="0" w:space="0" w:color="auto"/>
        <w:right w:val="none" w:sz="0" w:space="0" w:color="auto"/>
      </w:divBdr>
    </w:div>
    <w:div w:id="376321242">
      <w:bodyDiv w:val="1"/>
      <w:marLeft w:val="0"/>
      <w:marRight w:val="0"/>
      <w:marTop w:val="0"/>
      <w:marBottom w:val="0"/>
      <w:divBdr>
        <w:top w:val="none" w:sz="0" w:space="0" w:color="auto"/>
        <w:left w:val="none" w:sz="0" w:space="0" w:color="auto"/>
        <w:bottom w:val="none" w:sz="0" w:space="0" w:color="auto"/>
        <w:right w:val="none" w:sz="0" w:space="0" w:color="auto"/>
      </w:divBdr>
    </w:div>
    <w:div w:id="377515901">
      <w:bodyDiv w:val="1"/>
      <w:marLeft w:val="0"/>
      <w:marRight w:val="0"/>
      <w:marTop w:val="0"/>
      <w:marBottom w:val="0"/>
      <w:divBdr>
        <w:top w:val="none" w:sz="0" w:space="0" w:color="auto"/>
        <w:left w:val="none" w:sz="0" w:space="0" w:color="auto"/>
        <w:bottom w:val="none" w:sz="0" w:space="0" w:color="auto"/>
        <w:right w:val="none" w:sz="0" w:space="0" w:color="auto"/>
      </w:divBdr>
    </w:div>
    <w:div w:id="385420833">
      <w:bodyDiv w:val="1"/>
      <w:marLeft w:val="0"/>
      <w:marRight w:val="0"/>
      <w:marTop w:val="0"/>
      <w:marBottom w:val="0"/>
      <w:divBdr>
        <w:top w:val="none" w:sz="0" w:space="0" w:color="auto"/>
        <w:left w:val="none" w:sz="0" w:space="0" w:color="auto"/>
        <w:bottom w:val="none" w:sz="0" w:space="0" w:color="auto"/>
        <w:right w:val="none" w:sz="0" w:space="0" w:color="auto"/>
      </w:divBdr>
    </w:div>
    <w:div w:id="388071217">
      <w:bodyDiv w:val="1"/>
      <w:marLeft w:val="0"/>
      <w:marRight w:val="0"/>
      <w:marTop w:val="0"/>
      <w:marBottom w:val="0"/>
      <w:divBdr>
        <w:top w:val="none" w:sz="0" w:space="0" w:color="auto"/>
        <w:left w:val="none" w:sz="0" w:space="0" w:color="auto"/>
        <w:bottom w:val="none" w:sz="0" w:space="0" w:color="auto"/>
        <w:right w:val="none" w:sz="0" w:space="0" w:color="auto"/>
      </w:divBdr>
    </w:div>
    <w:div w:id="394548060">
      <w:bodyDiv w:val="1"/>
      <w:marLeft w:val="0"/>
      <w:marRight w:val="0"/>
      <w:marTop w:val="0"/>
      <w:marBottom w:val="0"/>
      <w:divBdr>
        <w:top w:val="none" w:sz="0" w:space="0" w:color="auto"/>
        <w:left w:val="none" w:sz="0" w:space="0" w:color="auto"/>
        <w:bottom w:val="none" w:sz="0" w:space="0" w:color="auto"/>
        <w:right w:val="none" w:sz="0" w:space="0" w:color="auto"/>
      </w:divBdr>
      <w:divsChild>
        <w:div w:id="1657300601">
          <w:marLeft w:val="720"/>
          <w:marRight w:val="0"/>
          <w:marTop w:val="120"/>
          <w:marBottom w:val="0"/>
          <w:divBdr>
            <w:top w:val="none" w:sz="0" w:space="0" w:color="auto"/>
            <w:left w:val="none" w:sz="0" w:space="0" w:color="auto"/>
            <w:bottom w:val="none" w:sz="0" w:space="0" w:color="auto"/>
            <w:right w:val="none" w:sz="0" w:space="0" w:color="auto"/>
          </w:divBdr>
        </w:div>
        <w:div w:id="1538155839">
          <w:marLeft w:val="720"/>
          <w:marRight w:val="0"/>
          <w:marTop w:val="120"/>
          <w:marBottom w:val="0"/>
          <w:divBdr>
            <w:top w:val="none" w:sz="0" w:space="0" w:color="auto"/>
            <w:left w:val="none" w:sz="0" w:space="0" w:color="auto"/>
            <w:bottom w:val="none" w:sz="0" w:space="0" w:color="auto"/>
            <w:right w:val="none" w:sz="0" w:space="0" w:color="auto"/>
          </w:divBdr>
        </w:div>
        <w:div w:id="751895596">
          <w:marLeft w:val="720"/>
          <w:marRight w:val="0"/>
          <w:marTop w:val="120"/>
          <w:marBottom w:val="0"/>
          <w:divBdr>
            <w:top w:val="none" w:sz="0" w:space="0" w:color="auto"/>
            <w:left w:val="none" w:sz="0" w:space="0" w:color="auto"/>
            <w:bottom w:val="none" w:sz="0" w:space="0" w:color="auto"/>
            <w:right w:val="none" w:sz="0" w:space="0" w:color="auto"/>
          </w:divBdr>
        </w:div>
      </w:divsChild>
    </w:div>
    <w:div w:id="399446770">
      <w:bodyDiv w:val="1"/>
      <w:marLeft w:val="0"/>
      <w:marRight w:val="0"/>
      <w:marTop w:val="0"/>
      <w:marBottom w:val="0"/>
      <w:divBdr>
        <w:top w:val="none" w:sz="0" w:space="0" w:color="auto"/>
        <w:left w:val="none" w:sz="0" w:space="0" w:color="auto"/>
        <w:bottom w:val="none" w:sz="0" w:space="0" w:color="auto"/>
        <w:right w:val="none" w:sz="0" w:space="0" w:color="auto"/>
      </w:divBdr>
    </w:div>
    <w:div w:id="399669221">
      <w:bodyDiv w:val="1"/>
      <w:marLeft w:val="0"/>
      <w:marRight w:val="0"/>
      <w:marTop w:val="0"/>
      <w:marBottom w:val="0"/>
      <w:divBdr>
        <w:top w:val="none" w:sz="0" w:space="0" w:color="auto"/>
        <w:left w:val="none" w:sz="0" w:space="0" w:color="auto"/>
        <w:bottom w:val="none" w:sz="0" w:space="0" w:color="auto"/>
        <w:right w:val="none" w:sz="0" w:space="0" w:color="auto"/>
      </w:divBdr>
    </w:div>
    <w:div w:id="401147678">
      <w:bodyDiv w:val="1"/>
      <w:marLeft w:val="0"/>
      <w:marRight w:val="0"/>
      <w:marTop w:val="0"/>
      <w:marBottom w:val="0"/>
      <w:divBdr>
        <w:top w:val="none" w:sz="0" w:space="0" w:color="auto"/>
        <w:left w:val="none" w:sz="0" w:space="0" w:color="auto"/>
        <w:bottom w:val="none" w:sz="0" w:space="0" w:color="auto"/>
        <w:right w:val="none" w:sz="0" w:space="0" w:color="auto"/>
      </w:divBdr>
    </w:div>
    <w:div w:id="403991836">
      <w:bodyDiv w:val="1"/>
      <w:marLeft w:val="0"/>
      <w:marRight w:val="0"/>
      <w:marTop w:val="0"/>
      <w:marBottom w:val="0"/>
      <w:divBdr>
        <w:top w:val="none" w:sz="0" w:space="0" w:color="auto"/>
        <w:left w:val="none" w:sz="0" w:space="0" w:color="auto"/>
        <w:bottom w:val="none" w:sz="0" w:space="0" w:color="auto"/>
        <w:right w:val="none" w:sz="0" w:space="0" w:color="auto"/>
      </w:divBdr>
    </w:div>
    <w:div w:id="413822633">
      <w:bodyDiv w:val="1"/>
      <w:marLeft w:val="0"/>
      <w:marRight w:val="0"/>
      <w:marTop w:val="0"/>
      <w:marBottom w:val="0"/>
      <w:divBdr>
        <w:top w:val="none" w:sz="0" w:space="0" w:color="auto"/>
        <w:left w:val="none" w:sz="0" w:space="0" w:color="auto"/>
        <w:bottom w:val="none" w:sz="0" w:space="0" w:color="auto"/>
        <w:right w:val="none" w:sz="0" w:space="0" w:color="auto"/>
      </w:divBdr>
    </w:div>
    <w:div w:id="420490543">
      <w:bodyDiv w:val="1"/>
      <w:marLeft w:val="0"/>
      <w:marRight w:val="0"/>
      <w:marTop w:val="0"/>
      <w:marBottom w:val="0"/>
      <w:divBdr>
        <w:top w:val="none" w:sz="0" w:space="0" w:color="auto"/>
        <w:left w:val="none" w:sz="0" w:space="0" w:color="auto"/>
        <w:bottom w:val="none" w:sz="0" w:space="0" w:color="auto"/>
        <w:right w:val="none" w:sz="0" w:space="0" w:color="auto"/>
      </w:divBdr>
    </w:div>
    <w:div w:id="431628184">
      <w:bodyDiv w:val="1"/>
      <w:marLeft w:val="0"/>
      <w:marRight w:val="0"/>
      <w:marTop w:val="0"/>
      <w:marBottom w:val="0"/>
      <w:divBdr>
        <w:top w:val="none" w:sz="0" w:space="0" w:color="auto"/>
        <w:left w:val="none" w:sz="0" w:space="0" w:color="auto"/>
        <w:bottom w:val="none" w:sz="0" w:space="0" w:color="auto"/>
        <w:right w:val="none" w:sz="0" w:space="0" w:color="auto"/>
      </w:divBdr>
    </w:div>
    <w:div w:id="432822174">
      <w:bodyDiv w:val="1"/>
      <w:marLeft w:val="0"/>
      <w:marRight w:val="0"/>
      <w:marTop w:val="0"/>
      <w:marBottom w:val="0"/>
      <w:divBdr>
        <w:top w:val="none" w:sz="0" w:space="0" w:color="auto"/>
        <w:left w:val="none" w:sz="0" w:space="0" w:color="auto"/>
        <w:bottom w:val="none" w:sz="0" w:space="0" w:color="auto"/>
        <w:right w:val="none" w:sz="0" w:space="0" w:color="auto"/>
      </w:divBdr>
    </w:div>
    <w:div w:id="433088821">
      <w:bodyDiv w:val="1"/>
      <w:marLeft w:val="0"/>
      <w:marRight w:val="0"/>
      <w:marTop w:val="0"/>
      <w:marBottom w:val="0"/>
      <w:divBdr>
        <w:top w:val="none" w:sz="0" w:space="0" w:color="auto"/>
        <w:left w:val="none" w:sz="0" w:space="0" w:color="auto"/>
        <w:bottom w:val="none" w:sz="0" w:space="0" w:color="auto"/>
        <w:right w:val="none" w:sz="0" w:space="0" w:color="auto"/>
      </w:divBdr>
    </w:div>
    <w:div w:id="441268447">
      <w:bodyDiv w:val="1"/>
      <w:marLeft w:val="0"/>
      <w:marRight w:val="0"/>
      <w:marTop w:val="0"/>
      <w:marBottom w:val="0"/>
      <w:divBdr>
        <w:top w:val="none" w:sz="0" w:space="0" w:color="auto"/>
        <w:left w:val="none" w:sz="0" w:space="0" w:color="auto"/>
        <w:bottom w:val="none" w:sz="0" w:space="0" w:color="auto"/>
        <w:right w:val="none" w:sz="0" w:space="0" w:color="auto"/>
      </w:divBdr>
    </w:div>
    <w:div w:id="449664659">
      <w:bodyDiv w:val="1"/>
      <w:marLeft w:val="0"/>
      <w:marRight w:val="0"/>
      <w:marTop w:val="0"/>
      <w:marBottom w:val="0"/>
      <w:divBdr>
        <w:top w:val="none" w:sz="0" w:space="0" w:color="auto"/>
        <w:left w:val="none" w:sz="0" w:space="0" w:color="auto"/>
        <w:bottom w:val="none" w:sz="0" w:space="0" w:color="auto"/>
        <w:right w:val="none" w:sz="0" w:space="0" w:color="auto"/>
      </w:divBdr>
    </w:div>
    <w:div w:id="455415258">
      <w:bodyDiv w:val="1"/>
      <w:marLeft w:val="0"/>
      <w:marRight w:val="0"/>
      <w:marTop w:val="0"/>
      <w:marBottom w:val="0"/>
      <w:divBdr>
        <w:top w:val="none" w:sz="0" w:space="0" w:color="auto"/>
        <w:left w:val="none" w:sz="0" w:space="0" w:color="auto"/>
        <w:bottom w:val="none" w:sz="0" w:space="0" w:color="auto"/>
        <w:right w:val="none" w:sz="0" w:space="0" w:color="auto"/>
      </w:divBdr>
    </w:div>
    <w:div w:id="468329337">
      <w:bodyDiv w:val="1"/>
      <w:marLeft w:val="0"/>
      <w:marRight w:val="0"/>
      <w:marTop w:val="0"/>
      <w:marBottom w:val="0"/>
      <w:divBdr>
        <w:top w:val="none" w:sz="0" w:space="0" w:color="auto"/>
        <w:left w:val="none" w:sz="0" w:space="0" w:color="auto"/>
        <w:bottom w:val="none" w:sz="0" w:space="0" w:color="auto"/>
        <w:right w:val="none" w:sz="0" w:space="0" w:color="auto"/>
      </w:divBdr>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94301662">
      <w:bodyDiv w:val="1"/>
      <w:marLeft w:val="0"/>
      <w:marRight w:val="0"/>
      <w:marTop w:val="0"/>
      <w:marBottom w:val="0"/>
      <w:divBdr>
        <w:top w:val="none" w:sz="0" w:space="0" w:color="auto"/>
        <w:left w:val="none" w:sz="0" w:space="0" w:color="auto"/>
        <w:bottom w:val="none" w:sz="0" w:space="0" w:color="auto"/>
        <w:right w:val="none" w:sz="0" w:space="0" w:color="auto"/>
      </w:divBdr>
    </w:div>
    <w:div w:id="495074237">
      <w:bodyDiv w:val="1"/>
      <w:marLeft w:val="0"/>
      <w:marRight w:val="0"/>
      <w:marTop w:val="0"/>
      <w:marBottom w:val="0"/>
      <w:divBdr>
        <w:top w:val="none" w:sz="0" w:space="0" w:color="auto"/>
        <w:left w:val="none" w:sz="0" w:space="0" w:color="auto"/>
        <w:bottom w:val="none" w:sz="0" w:space="0" w:color="auto"/>
        <w:right w:val="none" w:sz="0" w:space="0" w:color="auto"/>
      </w:divBdr>
    </w:div>
    <w:div w:id="497892447">
      <w:bodyDiv w:val="1"/>
      <w:marLeft w:val="0"/>
      <w:marRight w:val="0"/>
      <w:marTop w:val="0"/>
      <w:marBottom w:val="0"/>
      <w:divBdr>
        <w:top w:val="none" w:sz="0" w:space="0" w:color="auto"/>
        <w:left w:val="none" w:sz="0" w:space="0" w:color="auto"/>
        <w:bottom w:val="none" w:sz="0" w:space="0" w:color="auto"/>
        <w:right w:val="none" w:sz="0" w:space="0" w:color="auto"/>
      </w:divBdr>
    </w:div>
    <w:div w:id="511065472">
      <w:bodyDiv w:val="1"/>
      <w:marLeft w:val="0"/>
      <w:marRight w:val="0"/>
      <w:marTop w:val="0"/>
      <w:marBottom w:val="0"/>
      <w:divBdr>
        <w:top w:val="none" w:sz="0" w:space="0" w:color="auto"/>
        <w:left w:val="none" w:sz="0" w:space="0" w:color="auto"/>
        <w:bottom w:val="none" w:sz="0" w:space="0" w:color="auto"/>
        <w:right w:val="none" w:sz="0" w:space="0" w:color="auto"/>
      </w:divBdr>
    </w:div>
    <w:div w:id="514224992">
      <w:bodyDiv w:val="1"/>
      <w:marLeft w:val="0"/>
      <w:marRight w:val="0"/>
      <w:marTop w:val="0"/>
      <w:marBottom w:val="0"/>
      <w:divBdr>
        <w:top w:val="none" w:sz="0" w:space="0" w:color="auto"/>
        <w:left w:val="none" w:sz="0" w:space="0" w:color="auto"/>
        <w:bottom w:val="none" w:sz="0" w:space="0" w:color="auto"/>
        <w:right w:val="none" w:sz="0" w:space="0" w:color="auto"/>
      </w:divBdr>
    </w:div>
    <w:div w:id="530607000">
      <w:bodyDiv w:val="1"/>
      <w:marLeft w:val="0"/>
      <w:marRight w:val="0"/>
      <w:marTop w:val="0"/>
      <w:marBottom w:val="0"/>
      <w:divBdr>
        <w:top w:val="none" w:sz="0" w:space="0" w:color="auto"/>
        <w:left w:val="none" w:sz="0" w:space="0" w:color="auto"/>
        <w:bottom w:val="none" w:sz="0" w:space="0" w:color="auto"/>
        <w:right w:val="none" w:sz="0" w:space="0" w:color="auto"/>
      </w:divBdr>
      <w:divsChild>
        <w:div w:id="2146267211">
          <w:marLeft w:val="0"/>
          <w:marRight w:val="0"/>
          <w:marTop w:val="0"/>
          <w:marBottom w:val="0"/>
          <w:divBdr>
            <w:top w:val="none" w:sz="0" w:space="0" w:color="auto"/>
            <w:left w:val="none" w:sz="0" w:space="0" w:color="auto"/>
            <w:bottom w:val="none" w:sz="0" w:space="0" w:color="auto"/>
            <w:right w:val="none" w:sz="0" w:space="0" w:color="auto"/>
          </w:divBdr>
          <w:divsChild>
            <w:div w:id="10601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78978">
      <w:bodyDiv w:val="1"/>
      <w:marLeft w:val="0"/>
      <w:marRight w:val="0"/>
      <w:marTop w:val="0"/>
      <w:marBottom w:val="0"/>
      <w:divBdr>
        <w:top w:val="none" w:sz="0" w:space="0" w:color="auto"/>
        <w:left w:val="none" w:sz="0" w:space="0" w:color="auto"/>
        <w:bottom w:val="none" w:sz="0" w:space="0" w:color="auto"/>
        <w:right w:val="none" w:sz="0" w:space="0" w:color="auto"/>
      </w:divBdr>
    </w:div>
    <w:div w:id="536088145">
      <w:bodyDiv w:val="1"/>
      <w:marLeft w:val="0"/>
      <w:marRight w:val="0"/>
      <w:marTop w:val="0"/>
      <w:marBottom w:val="0"/>
      <w:divBdr>
        <w:top w:val="none" w:sz="0" w:space="0" w:color="auto"/>
        <w:left w:val="none" w:sz="0" w:space="0" w:color="auto"/>
        <w:bottom w:val="none" w:sz="0" w:space="0" w:color="auto"/>
        <w:right w:val="none" w:sz="0" w:space="0" w:color="auto"/>
      </w:divBdr>
    </w:div>
    <w:div w:id="542132284">
      <w:bodyDiv w:val="1"/>
      <w:marLeft w:val="0"/>
      <w:marRight w:val="0"/>
      <w:marTop w:val="0"/>
      <w:marBottom w:val="0"/>
      <w:divBdr>
        <w:top w:val="none" w:sz="0" w:space="0" w:color="auto"/>
        <w:left w:val="none" w:sz="0" w:space="0" w:color="auto"/>
        <w:bottom w:val="none" w:sz="0" w:space="0" w:color="auto"/>
        <w:right w:val="none" w:sz="0" w:space="0" w:color="auto"/>
      </w:divBdr>
    </w:div>
    <w:div w:id="548611672">
      <w:bodyDiv w:val="1"/>
      <w:marLeft w:val="0"/>
      <w:marRight w:val="0"/>
      <w:marTop w:val="0"/>
      <w:marBottom w:val="0"/>
      <w:divBdr>
        <w:top w:val="none" w:sz="0" w:space="0" w:color="auto"/>
        <w:left w:val="none" w:sz="0" w:space="0" w:color="auto"/>
        <w:bottom w:val="none" w:sz="0" w:space="0" w:color="auto"/>
        <w:right w:val="none" w:sz="0" w:space="0" w:color="auto"/>
      </w:divBdr>
    </w:div>
    <w:div w:id="560746969">
      <w:bodyDiv w:val="1"/>
      <w:marLeft w:val="0"/>
      <w:marRight w:val="0"/>
      <w:marTop w:val="0"/>
      <w:marBottom w:val="0"/>
      <w:divBdr>
        <w:top w:val="none" w:sz="0" w:space="0" w:color="auto"/>
        <w:left w:val="none" w:sz="0" w:space="0" w:color="auto"/>
        <w:bottom w:val="none" w:sz="0" w:space="0" w:color="auto"/>
        <w:right w:val="none" w:sz="0" w:space="0" w:color="auto"/>
      </w:divBdr>
    </w:div>
    <w:div w:id="560749185">
      <w:bodyDiv w:val="1"/>
      <w:marLeft w:val="0"/>
      <w:marRight w:val="0"/>
      <w:marTop w:val="0"/>
      <w:marBottom w:val="0"/>
      <w:divBdr>
        <w:top w:val="none" w:sz="0" w:space="0" w:color="auto"/>
        <w:left w:val="none" w:sz="0" w:space="0" w:color="auto"/>
        <w:bottom w:val="none" w:sz="0" w:space="0" w:color="auto"/>
        <w:right w:val="none" w:sz="0" w:space="0" w:color="auto"/>
      </w:divBdr>
    </w:div>
    <w:div w:id="561792484">
      <w:bodyDiv w:val="1"/>
      <w:marLeft w:val="0"/>
      <w:marRight w:val="0"/>
      <w:marTop w:val="0"/>
      <w:marBottom w:val="0"/>
      <w:divBdr>
        <w:top w:val="none" w:sz="0" w:space="0" w:color="auto"/>
        <w:left w:val="none" w:sz="0" w:space="0" w:color="auto"/>
        <w:bottom w:val="none" w:sz="0" w:space="0" w:color="auto"/>
        <w:right w:val="none" w:sz="0" w:space="0" w:color="auto"/>
      </w:divBdr>
    </w:div>
    <w:div w:id="564724355">
      <w:bodyDiv w:val="1"/>
      <w:marLeft w:val="0"/>
      <w:marRight w:val="0"/>
      <w:marTop w:val="0"/>
      <w:marBottom w:val="0"/>
      <w:divBdr>
        <w:top w:val="none" w:sz="0" w:space="0" w:color="auto"/>
        <w:left w:val="none" w:sz="0" w:space="0" w:color="auto"/>
        <w:bottom w:val="none" w:sz="0" w:space="0" w:color="auto"/>
        <w:right w:val="none" w:sz="0" w:space="0" w:color="auto"/>
      </w:divBdr>
    </w:div>
    <w:div w:id="565531593">
      <w:bodyDiv w:val="1"/>
      <w:marLeft w:val="0"/>
      <w:marRight w:val="0"/>
      <w:marTop w:val="0"/>
      <w:marBottom w:val="0"/>
      <w:divBdr>
        <w:top w:val="none" w:sz="0" w:space="0" w:color="auto"/>
        <w:left w:val="none" w:sz="0" w:space="0" w:color="auto"/>
        <w:bottom w:val="none" w:sz="0" w:space="0" w:color="auto"/>
        <w:right w:val="none" w:sz="0" w:space="0" w:color="auto"/>
      </w:divBdr>
    </w:div>
    <w:div w:id="572007869">
      <w:bodyDiv w:val="1"/>
      <w:marLeft w:val="0"/>
      <w:marRight w:val="0"/>
      <w:marTop w:val="0"/>
      <w:marBottom w:val="0"/>
      <w:divBdr>
        <w:top w:val="none" w:sz="0" w:space="0" w:color="auto"/>
        <w:left w:val="none" w:sz="0" w:space="0" w:color="auto"/>
        <w:bottom w:val="none" w:sz="0" w:space="0" w:color="auto"/>
        <w:right w:val="none" w:sz="0" w:space="0" w:color="auto"/>
      </w:divBdr>
    </w:div>
    <w:div w:id="577331116">
      <w:bodyDiv w:val="1"/>
      <w:marLeft w:val="0"/>
      <w:marRight w:val="0"/>
      <w:marTop w:val="0"/>
      <w:marBottom w:val="0"/>
      <w:divBdr>
        <w:top w:val="none" w:sz="0" w:space="0" w:color="auto"/>
        <w:left w:val="none" w:sz="0" w:space="0" w:color="auto"/>
        <w:bottom w:val="none" w:sz="0" w:space="0" w:color="auto"/>
        <w:right w:val="none" w:sz="0" w:space="0" w:color="auto"/>
      </w:divBdr>
    </w:div>
    <w:div w:id="579875969">
      <w:bodyDiv w:val="1"/>
      <w:marLeft w:val="0"/>
      <w:marRight w:val="0"/>
      <w:marTop w:val="0"/>
      <w:marBottom w:val="0"/>
      <w:divBdr>
        <w:top w:val="none" w:sz="0" w:space="0" w:color="auto"/>
        <w:left w:val="none" w:sz="0" w:space="0" w:color="auto"/>
        <w:bottom w:val="none" w:sz="0" w:space="0" w:color="auto"/>
        <w:right w:val="none" w:sz="0" w:space="0" w:color="auto"/>
      </w:divBdr>
    </w:div>
    <w:div w:id="597762576">
      <w:bodyDiv w:val="1"/>
      <w:marLeft w:val="0"/>
      <w:marRight w:val="0"/>
      <w:marTop w:val="0"/>
      <w:marBottom w:val="0"/>
      <w:divBdr>
        <w:top w:val="none" w:sz="0" w:space="0" w:color="auto"/>
        <w:left w:val="none" w:sz="0" w:space="0" w:color="auto"/>
        <w:bottom w:val="none" w:sz="0" w:space="0" w:color="auto"/>
        <w:right w:val="none" w:sz="0" w:space="0" w:color="auto"/>
      </w:divBdr>
    </w:div>
    <w:div w:id="601841039">
      <w:bodyDiv w:val="1"/>
      <w:marLeft w:val="0"/>
      <w:marRight w:val="0"/>
      <w:marTop w:val="0"/>
      <w:marBottom w:val="0"/>
      <w:divBdr>
        <w:top w:val="none" w:sz="0" w:space="0" w:color="auto"/>
        <w:left w:val="none" w:sz="0" w:space="0" w:color="auto"/>
        <w:bottom w:val="none" w:sz="0" w:space="0" w:color="auto"/>
        <w:right w:val="none" w:sz="0" w:space="0" w:color="auto"/>
      </w:divBdr>
    </w:div>
    <w:div w:id="602151714">
      <w:bodyDiv w:val="1"/>
      <w:marLeft w:val="0"/>
      <w:marRight w:val="0"/>
      <w:marTop w:val="0"/>
      <w:marBottom w:val="0"/>
      <w:divBdr>
        <w:top w:val="none" w:sz="0" w:space="0" w:color="auto"/>
        <w:left w:val="none" w:sz="0" w:space="0" w:color="auto"/>
        <w:bottom w:val="none" w:sz="0" w:space="0" w:color="auto"/>
        <w:right w:val="none" w:sz="0" w:space="0" w:color="auto"/>
      </w:divBdr>
    </w:div>
    <w:div w:id="629821513">
      <w:bodyDiv w:val="1"/>
      <w:marLeft w:val="0"/>
      <w:marRight w:val="0"/>
      <w:marTop w:val="0"/>
      <w:marBottom w:val="0"/>
      <w:divBdr>
        <w:top w:val="none" w:sz="0" w:space="0" w:color="auto"/>
        <w:left w:val="none" w:sz="0" w:space="0" w:color="auto"/>
        <w:bottom w:val="none" w:sz="0" w:space="0" w:color="auto"/>
        <w:right w:val="none" w:sz="0" w:space="0" w:color="auto"/>
      </w:divBdr>
    </w:div>
    <w:div w:id="630986274">
      <w:bodyDiv w:val="1"/>
      <w:marLeft w:val="0"/>
      <w:marRight w:val="0"/>
      <w:marTop w:val="0"/>
      <w:marBottom w:val="0"/>
      <w:divBdr>
        <w:top w:val="none" w:sz="0" w:space="0" w:color="auto"/>
        <w:left w:val="none" w:sz="0" w:space="0" w:color="auto"/>
        <w:bottom w:val="none" w:sz="0" w:space="0" w:color="auto"/>
        <w:right w:val="none" w:sz="0" w:space="0" w:color="auto"/>
      </w:divBdr>
    </w:div>
    <w:div w:id="632947704">
      <w:bodyDiv w:val="1"/>
      <w:marLeft w:val="0"/>
      <w:marRight w:val="0"/>
      <w:marTop w:val="0"/>
      <w:marBottom w:val="0"/>
      <w:divBdr>
        <w:top w:val="none" w:sz="0" w:space="0" w:color="auto"/>
        <w:left w:val="none" w:sz="0" w:space="0" w:color="auto"/>
        <w:bottom w:val="none" w:sz="0" w:space="0" w:color="auto"/>
        <w:right w:val="none" w:sz="0" w:space="0" w:color="auto"/>
      </w:divBdr>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44164905">
      <w:bodyDiv w:val="1"/>
      <w:marLeft w:val="0"/>
      <w:marRight w:val="0"/>
      <w:marTop w:val="0"/>
      <w:marBottom w:val="0"/>
      <w:divBdr>
        <w:top w:val="none" w:sz="0" w:space="0" w:color="auto"/>
        <w:left w:val="none" w:sz="0" w:space="0" w:color="auto"/>
        <w:bottom w:val="none" w:sz="0" w:space="0" w:color="auto"/>
        <w:right w:val="none" w:sz="0" w:space="0" w:color="auto"/>
      </w:divBdr>
    </w:div>
    <w:div w:id="647780626">
      <w:bodyDiv w:val="1"/>
      <w:marLeft w:val="0"/>
      <w:marRight w:val="0"/>
      <w:marTop w:val="0"/>
      <w:marBottom w:val="0"/>
      <w:divBdr>
        <w:top w:val="none" w:sz="0" w:space="0" w:color="auto"/>
        <w:left w:val="none" w:sz="0" w:space="0" w:color="auto"/>
        <w:bottom w:val="none" w:sz="0" w:space="0" w:color="auto"/>
        <w:right w:val="none" w:sz="0" w:space="0" w:color="auto"/>
      </w:divBdr>
    </w:div>
    <w:div w:id="655063267">
      <w:bodyDiv w:val="1"/>
      <w:marLeft w:val="0"/>
      <w:marRight w:val="0"/>
      <w:marTop w:val="0"/>
      <w:marBottom w:val="0"/>
      <w:divBdr>
        <w:top w:val="none" w:sz="0" w:space="0" w:color="auto"/>
        <w:left w:val="none" w:sz="0" w:space="0" w:color="auto"/>
        <w:bottom w:val="none" w:sz="0" w:space="0" w:color="auto"/>
        <w:right w:val="none" w:sz="0" w:space="0" w:color="auto"/>
      </w:divBdr>
    </w:div>
    <w:div w:id="682973006">
      <w:bodyDiv w:val="1"/>
      <w:marLeft w:val="0"/>
      <w:marRight w:val="0"/>
      <w:marTop w:val="0"/>
      <w:marBottom w:val="0"/>
      <w:divBdr>
        <w:top w:val="none" w:sz="0" w:space="0" w:color="auto"/>
        <w:left w:val="none" w:sz="0" w:space="0" w:color="auto"/>
        <w:bottom w:val="none" w:sz="0" w:space="0" w:color="auto"/>
        <w:right w:val="none" w:sz="0" w:space="0" w:color="auto"/>
      </w:divBdr>
    </w:div>
    <w:div w:id="685670072">
      <w:bodyDiv w:val="1"/>
      <w:marLeft w:val="0"/>
      <w:marRight w:val="0"/>
      <w:marTop w:val="0"/>
      <w:marBottom w:val="0"/>
      <w:divBdr>
        <w:top w:val="none" w:sz="0" w:space="0" w:color="auto"/>
        <w:left w:val="none" w:sz="0" w:space="0" w:color="auto"/>
        <w:bottom w:val="none" w:sz="0" w:space="0" w:color="auto"/>
        <w:right w:val="none" w:sz="0" w:space="0" w:color="auto"/>
      </w:divBdr>
    </w:div>
    <w:div w:id="688025820">
      <w:bodyDiv w:val="1"/>
      <w:marLeft w:val="0"/>
      <w:marRight w:val="0"/>
      <w:marTop w:val="0"/>
      <w:marBottom w:val="0"/>
      <w:divBdr>
        <w:top w:val="none" w:sz="0" w:space="0" w:color="auto"/>
        <w:left w:val="none" w:sz="0" w:space="0" w:color="auto"/>
        <w:bottom w:val="none" w:sz="0" w:space="0" w:color="auto"/>
        <w:right w:val="none" w:sz="0" w:space="0" w:color="auto"/>
      </w:divBdr>
    </w:div>
    <w:div w:id="691148940">
      <w:bodyDiv w:val="1"/>
      <w:marLeft w:val="0"/>
      <w:marRight w:val="0"/>
      <w:marTop w:val="0"/>
      <w:marBottom w:val="0"/>
      <w:divBdr>
        <w:top w:val="none" w:sz="0" w:space="0" w:color="auto"/>
        <w:left w:val="none" w:sz="0" w:space="0" w:color="auto"/>
        <w:bottom w:val="none" w:sz="0" w:space="0" w:color="auto"/>
        <w:right w:val="none" w:sz="0" w:space="0" w:color="auto"/>
      </w:divBdr>
    </w:div>
    <w:div w:id="706566080">
      <w:bodyDiv w:val="1"/>
      <w:marLeft w:val="0"/>
      <w:marRight w:val="0"/>
      <w:marTop w:val="0"/>
      <w:marBottom w:val="0"/>
      <w:divBdr>
        <w:top w:val="none" w:sz="0" w:space="0" w:color="auto"/>
        <w:left w:val="none" w:sz="0" w:space="0" w:color="auto"/>
        <w:bottom w:val="none" w:sz="0" w:space="0" w:color="auto"/>
        <w:right w:val="none" w:sz="0" w:space="0" w:color="auto"/>
      </w:divBdr>
    </w:div>
    <w:div w:id="712508267">
      <w:bodyDiv w:val="1"/>
      <w:marLeft w:val="0"/>
      <w:marRight w:val="0"/>
      <w:marTop w:val="0"/>
      <w:marBottom w:val="0"/>
      <w:divBdr>
        <w:top w:val="none" w:sz="0" w:space="0" w:color="auto"/>
        <w:left w:val="none" w:sz="0" w:space="0" w:color="auto"/>
        <w:bottom w:val="none" w:sz="0" w:space="0" w:color="auto"/>
        <w:right w:val="none" w:sz="0" w:space="0" w:color="auto"/>
      </w:divBdr>
    </w:div>
    <w:div w:id="721683156">
      <w:bodyDiv w:val="1"/>
      <w:marLeft w:val="0"/>
      <w:marRight w:val="0"/>
      <w:marTop w:val="0"/>
      <w:marBottom w:val="0"/>
      <w:divBdr>
        <w:top w:val="none" w:sz="0" w:space="0" w:color="auto"/>
        <w:left w:val="none" w:sz="0" w:space="0" w:color="auto"/>
        <w:bottom w:val="none" w:sz="0" w:space="0" w:color="auto"/>
        <w:right w:val="none" w:sz="0" w:space="0" w:color="auto"/>
      </w:divBdr>
    </w:div>
    <w:div w:id="730805915">
      <w:bodyDiv w:val="1"/>
      <w:marLeft w:val="0"/>
      <w:marRight w:val="0"/>
      <w:marTop w:val="0"/>
      <w:marBottom w:val="0"/>
      <w:divBdr>
        <w:top w:val="none" w:sz="0" w:space="0" w:color="auto"/>
        <w:left w:val="none" w:sz="0" w:space="0" w:color="auto"/>
        <w:bottom w:val="none" w:sz="0" w:space="0" w:color="auto"/>
        <w:right w:val="none" w:sz="0" w:space="0" w:color="auto"/>
      </w:divBdr>
    </w:div>
    <w:div w:id="730925908">
      <w:bodyDiv w:val="1"/>
      <w:marLeft w:val="0"/>
      <w:marRight w:val="0"/>
      <w:marTop w:val="0"/>
      <w:marBottom w:val="0"/>
      <w:divBdr>
        <w:top w:val="none" w:sz="0" w:space="0" w:color="auto"/>
        <w:left w:val="none" w:sz="0" w:space="0" w:color="auto"/>
        <w:bottom w:val="none" w:sz="0" w:space="0" w:color="auto"/>
        <w:right w:val="none" w:sz="0" w:space="0" w:color="auto"/>
      </w:divBdr>
    </w:div>
    <w:div w:id="731779501">
      <w:bodyDiv w:val="1"/>
      <w:marLeft w:val="0"/>
      <w:marRight w:val="0"/>
      <w:marTop w:val="0"/>
      <w:marBottom w:val="0"/>
      <w:divBdr>
        <w:top w:val="none" w:sz="0" w:space="0" w:color="auto"/>
        <w:left w:val="none" w:sz="0" w:space="0" w:color="auto"/>
        <w:bottom w:val="none" w:sz="0" w:space="0" w:color="auto"/>
        <w:right w:val="none" w:sz="0" w:space="0" w:color="auto"/>
      </w:divBdr>
    </w:div>
    <w:div w:id="747196518">
      <w:bodyDiv w:val="1"/>
      <w:marLeft w:val="0"/>
      <w:marRight w:val="0"/>
      <w:marTop w:val="0"/>
      <w:marBottom w:val="0"/>
      <w:divBdr>
        <w:top w:val="none" w:sz="0" w:space="0" w:color="auto"/>
        <w:left w:val="none" w:sz="0" w:space="0" w:color="auto"/>
        <w:bottom w:val="none" w:sz="0" w:space="0" w:color="auto"/>
        <w:right w:val="none" w:sz="0" w:space="0" w:color="auto"/>
      </w:divBdr>
    </w:div>
    <w:div w:id="760642385">
      <w:bodyDiv w:val="1"/>
      <w:marLeft w:val="0"/>
      <w:marRight w:val="0"/>
      <w:marTop w:val="0"/>
      <w:marBottom w:val="0"/>
      <w:divBdr>
        <w:top w:val="none" w:sz="0" w:space="0" w:color="auto"/>
        <w:left w:val="none" w:sz="0" w:space="0" w:color="auto"/>
        <w:bottom w:val="none" w:sz="0" w:space="0" w:color="auto"/>
        <w:right w:val="none" w:sz="0" w:space="0" w:color="auto"/>
      </w:divBdr>
    </w:div>
    <w:div w:id="781922113">
      <w:bodyDiv w:val="1"/>
      <w:marLeft w:val="0"/>
      <w:marRight w:val="0"/>
      <w:marTop w:val="0"/>
      <w:marBottom w:val="0"/>
      <w:divBdr>
        <w:top w:val="none" w:sz="0" w:space="0" w:color="auto"/>
        <w:left w:val="none" w:sz="0" w:space="0" w:color="auto"/>
        <w:bottom w:val="none" w:sz="0" w:space="0" w:color="auto"/>
        <w:right w:val="none" w:sz="0" w:space="0" w:color="auto"/>
      </w:divBdr>
    </w:div>
    <w:div w:id="787427720">
      <w:bodyDiv w:val="1"/>
      <w:marLeft w:val="0"/>
      <w:marRight w:val="0"/>
      <w:marTop w:val="0"/>
      <w:marBottom w:val="0"/>
      <w:divBdr>
        <w:top w:val="none" w:sz="0" w:space="0" w:color="auto"/>
        <w:left w:val="none" w:sz="0" w:space="0" w:color="auto"/>
        <w:bottom w:val="none" w:sz="0" w:space="0" w:color="auto"/>
        <w:right w:val="none" w:sz="0" w:space="0" w:color="auto"/>
      </w:divBdr>
      <w:divsChild>
        <w:div w:id="1354576677">
          <w:marLeft w:val="0"/>
          <w:marRight w:val="0"/>
          <w:marTop w:val="0"/>
          <w:marBottom w:val="0"/>
          <w:divBdr>
            <w:top w:val="none" w:sz="0" w:space="0" w:color="auto"/>
            <w:left w:val="none" w:sz="0" w:space="0" w:color="auto"/>
            <w:bottom w:val="none" w:sz="0" w:space="0" w:color="auto"/>
            <w:right w:val="none" w:sz="0" w:space="0" w:color="auto"/>
          </w:divBdr>
          <w:divsChild>
            <w:div w:id="1761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7073">
      <w:bodyDiv w:val="1"/>
      <w:marLeft w:val="0"/>
      <w:marRight w:val="0"/>
      <w:marTop w:val="0"/>
      <w:marBottom w:val="0"/>
      <w:divBdr>
        <w:top w:val="none" w:sz="0" w:space="0" w:color="auto"/>
        <w:left w:val="none" w:sz="0" w:space="0" w:color="auto"/>
        <w:bottom w:val="none" w:sz="0" w:space="0" w:color="auto"/>
        <w:right w:val="none" w:sz="0" w:space="0" w:color="auto"/>
      </w:divBdr>
    </w:div>
    <w:div w:id="810906344">
      <w:bodyDiv w:val="1"/>
      <w:marLeft w:val="0"/>
      <w:marRight w:val="0"/>
      <w:marTop w:val="0"/>
      <w:marBottom w:val="0"/>
      <w:divBdr>
        <w:top w:val="none" w:sz="0" w:space="0" w:color="auto"/>
        <w:left w:val="none" w:sz="0" w:space="0" w:color="auto"/>
        <w:bottom w:val="none" w:sz="0" w:space="0" w:color="auto"/>
        <w:right w:val="none" w:sz="0" w:space="0" w:color="auto"/>
      </w:divBdr>
    </w:div>
    <w:div w:id="835802548">
      <w:bodyDiv w:val="1"/>
      <w:marLeft w:val="0"/>
      <w:marRight w:val="0"/>
      <w:marTop w:val="0"/>
      <w:marBottom w:val="0"/>
      <w:divBdr>
        <w:top w:val="none" w:sz="0" w:space="0" w:color="auto"/>
        <w:left w:val="none" w:sz="0" w:space="0" w:color="auto"/>
        <w:bottom w:val="none" w:sz="0" w:space="0" w:color="auto"/>
        <w:right w:val="none" w:sz="0" w:space="0" w:color="auto"/>
      </w:divBdr>
    </w:div>
    <w:div w:id="839588207">
      <w:bodyDiv w:val="1"/>
      <w:marLeft w:val="0"/>
      <w:marRight w:val="0"/>
      <w:marTop w:val="0"/>
      <w:marBottom w:val="0"/>
      <w:divBdr>
        <w:top w:val="none" w:sz="0" w:space="0" w:color="auto"/>
        <w:left w:val="none" w:sz="0" w:space="0" w:color="auto"/>
        <w:bottom w:val="none" w:sz="0" w:space="0" w:color="auto"/>
        <w:right w:val="none" w:sz="0" w:space="0" w:color="auto"/>
      </w:divBdr>
    </w:div>
    <w:div w:id="867569951">
      <w:bodyDiv w:val="1"/>
      <w:marLeft w:val="0"/>
      <w:marRight w:val="0"/>
      <w:marTop w:val="0"/>
      <w:marBottom w:val="0"/>
      <w:divBdr>
        <w:top w:val="none" w:sz="0" w:space="0" w:color="auto"/>
        <w:left w:val="none" w:sz="0" w:space="0" w:color="auto"/>
        <w:bottom w:val="none" w:sz="0" w:space="0" w:color="auto"/>
        <w:right w:val="none" w:sz="0" w:space="0" w:color="auto"/>
      </w:divBdr>
    </w:div>
    <w:div w:id="868492111">
      <w:bodyDiv w:val="1"/>
      <w:marLeft w:val="0"/>
      <w:marRight w:val="0"/>
      <w:marTop w:val="0"/>
      <w:marBottom w:val="0"/>
      <w:divBdr>
        <w:top w:val="none" w:sz="0" w:space="0" w:color="auto"/>
        <w:left w:val="none" w:sz="0" w:space="0" w:color="auto"/>
        <w:bottom w:val="none" w:sz="0" w:space="0" w:color="auto"/>
        <w:right w:val="none" w:sz="0" w:space="0" w:color="auto"/>
      </w:divBdr>
    </w:div>
    <w:div w:id="879588916">
      <w:bodyDiv w:val="1"/>
      <w:marLeft w:val="0"/>
      <w:marRight w:val="0"/>
      <w:marTop w:val="0"/>
      <w:marBottom w:val="0"/>
      <w:divBdr>
        <w:top w:val="none" w:sz="0" w:space="0" w:color="auto"/>
        <w:left w:val="none" w:sz="0" w:space="0" w:color="auto"/>
        <w:bottom w:val="none" w:sz="0" w:space="0" w:color="auto"/>
        <w:right w:val="none" w:sz="0" w:space="0" w:color="auto"/>
      </w:divBdr>
    </w:div>
    <w:div w:id="889027263">
      <w:bodyDiv w:val="1"/>
      <w:marLeft w:val="0"/>
      <w:marRight w:val="0"/>
      <w:marTop w:val="0"/>
      <w:marBottom w:val="0"/>
      <w:divBdr>
        <w:top w:val="none" w:sz="0" w:space="0" w:color="auto"/>
        <w:left w:val="none" w:sz="0" w:space="0" w:color="auto"/>
        <w:bottom w:val="none" w:sz="0" w:space="0" w:color="auto"/>
        <w:right w:val="none" w:sz="0" w:space="0" w:color="auto"/>
      </w:divBdr>
      <w:divsChild>
        <w:div w:id="756679002">
          <w:marLeft w:val="720"/>
          <w:marRight w:val="0"/>
          <w:marTop w:val="120"/>
          <w:marBottom w:val="0"/>
          <w:divBdr>
            <w:top w:val="none" w:sz="0" w:space="0" w:color="auto"/>
            <w:left w:val="none" w:sz="0" w:space="0" w:color="auto"/>
            <w:bottom w:val="none" w:sz="0" w:space="0" w:color="auto"/>
            <w:right w:val="none" w:sz="0" w:space="0" w:color="auto"/>
          </w:divBdr>
        </w:div>
        <w:div w:id="1008411550">
          <w:marLeft w:val="720"/>
          <w:marRight w:val="0"/>
          <w:marTop w:val="120"/>
          <w:marBottom w:val="0"/>
          <w:divBdr>
            <w:top w:val="none" w:sz="0" w:space="0" w:color="auto"/>
            <w:left w:val="none" w:sz="0" w:space="0" w:color="auto"/>
            <w:bottom w:val="none" w:sz="0" w:space="0" w:color="auto"/>
            <w:right w:val="none" w:sz="0" w:space="0" w:color="auto"/>
          </w:divBdr>
        </w:div>
        <w:div w:id="875310605">
          <w:marLeft w:val="720"/>
          <w:marRight w:val="0"/>
          <w:marTop w:val="120"/>
          <w:marBottom w:val="0"/>
          <w:divBdr>
            <w:top w:val="none" w:sz="0" w:space="0" w:color="auto"/>
            <w:left w:val="none" w:sz="0" w:space="0" w:color="auto"/>
            <w:bottom w:val="none" w:sz="0" w:space="0" w:color="auto"/>
            <w:right w:val="none" w:sz="0" w:space="0" w:color="auto"/>
          </w:divBdr>
        </w:div>
      </w:divsChild>
    </w:div>
    <w:div w:id="905189287">
      <w:bodyDiv w:val="1"/>
      <w:marLeft w:val="0"/>
      <w:marRight w:val="0"/>
      <w:marTop w:val="0"/>
      <w:marBottom w:val="0"/>
      <w:divBdr>
        <w:top w:val="none" w:sz="0" w:space="0" w:color="auto"/>
        <w:left w:val="none" w:sz="0" w:space="0" w:color="auto"/>
        <w:bottom w:val="none" w:sz="0" w:space="0" w:color="auto"/>
        <w:right w:val="none" w:sz="0" w:space="0" w:color="auto"/>
      </w:divBdr>
    </w:div>
    <w:div w:id="917206759">
      <w:bodyDiv w:val="1"/>
      <w:marLeft w:val="0"/>
      <w:marRight w:val="0"/>
      <w:marTop w:val="0"/>
      <w:marBottom w:val="0"/>
      <w:divBdr>
        <w:top w:val="none" w:sz="0" w:space="0" w:color="auto"/>
        <w:left w:val="none" w:sz="0" w:space="0" w:color="auto"/>
        <w:bottom w:val="none" w:sz="0" w:space="0" w:color="auto"/>
        <w:right w:val="none" w:sz="0" w:space="0" w:color="auto"/>
      </w:divBdr>
    </w:div>
    <w:div w:id="961960003">
      <w:bodyDiv w:val="1"/>
      <w:marLeft w:val="0"/>
      <w:marRight w:val="0"/>
      <w:marTop w:val="0"/>
      <w:marBottom w:val="0"/>
      <w:divBdr>
        <w:top w:val="none" w:sz="0" w:space="0" w:color="auto"/>
        <w:left w:val="none" w:sz="0" w:space="0" w:color="auto"/>
        <w:bottom w:val="none" w:sz="0" w:space="0" w:color="auto"/>
        <w:right w:val="none" w:sz="0" w:space="0" w:color="auto"/>
      </w:divBdr>
    </w:div>
    <w:div w:id="966549493">
      <w:bodyDiv w:val="1"/>
      <w:marLeft w:val="0"/>
      <w:marRight w:val="0"/>
      <w:marTop w:val="0"/>
      <w:marBottom w:val="0"/>
      <w:divBdr>
        <w:top w:val="none" w:sz="0" w:space="0" w:color="auto"/>
        <w:left w:val="none" w:sz="0" w:space="0" w:color="auto"/>
        <w:bottom w:val="none" w:sz="0" w:space="0" w:color="auto"/>
        <w:right w:val="none" w:sz="0" w:space="0" w:color="auto"/>
      </w:divBdr>
    </w:div>
    <w:div w:id="985864857">
      <w:bodyDiv w:val="1"/>
      <w:marLeft w:val="0"/>
      <w:marRight w:val="0"/>
      <w:marTop w:val="0"/>
      <w:marBottom w:val="0"/>
      <w:divBdr>
        <w:top w:val="none" w:sz="0" w:space="0" w:color="auto"/>
        <w:left w:val="none" w:sz="0" w:space="0" w:color="auto"/>
        <w:bottom w:val="none" w:sz="0" w:space="0" w:color="auto"/>
        <w:right w:val="none" w:sz="0" w:space="0" w:color="auto"/>
      </w:divBdr>
    </w:div>
    <w:div w:id="1001934380">
      <w:bodyDiv w:val="1"/>
      <w:marLeft w:val="0"/>
      <w:marRight w:val="0"/>
      <w:marTop w:val="0"/>
      <w:marBottom w:val="0"/>
      <w:divBdr>
        <w:top w:val="none" w:sz="0" w:space="0" w:color="auto"/>
        <w:left w:val="none" w:sz="0" w:space="0" w:color="auto"/>
        <w:bottom w:val="none" w:sz="0" w:space="0" w:color="auto"/>
        <w:right w:val="none" w:sz="0" w:space="0" w:color="auto"/>
      </w:divBdr>
    </w:div>
    <w:div w:id="1023093424">
      <w:bodyDiv w:val="1"/>
      <w:marLeft w:val="0"/>
      <w:marRight w:val="0"/>
      <w:marTop w:val="0"/>
      <w:marBottom w:val="0"/>
      <w:divBdr>
        <w:top w:val="none" w:sz="0" w:space="0" w:color="auto"/>
        <w:left w:val="none" w:sz="0" w:space="0" w:color="auto"/>
        <w:bottom w:val="none" w:sz="0" w:space="0" w:color="auto"/>
        <w:right w:val="none" w:sz="0" w:space="0" w:color="auto"/>
      </w:divBdr>
    </w:div>
    <w:div w:id="1025441925">
      <w:bodyDiv w:val="1"/>
      <w:marLeft w:val="0"/>
      <w:marRight w:val="0"/>
      <w:marTop w:val="0"/>
      <w:marBottom w:val="0"/>
      <w:divBdr>
        <w:top w:val="none" w:sz="0" w:space="0" w:color="auto"/>
        <w:left w:val="none" w:sz="0" w:space="0" w:color="auto"/>
        <w:bottom w:val="none" w:sz="0" w:space="0" w:color="auto"/>
        <w:right w:val="none" w:sz="0" w:space="0" w:color="auto"/>
      </w:divBdr>
    </w:div>
    <w:div w:id="1033574736">
      <w:bodyDiv w:val="1"/>
      <w:marLeft w:val="0"/>
      <w:marRight w:val="0"/>
      <w:marTop w:val="0"/>
      <w:marBottom w:val="0"/>
      <w:divBdr>
        <w:top w:val="none" w:sz="0" w:space="0" w:color="auto"/>
        <w:left w:val="none" w:sz="0" w:space="0" w:color="auto"/>
        <w:bottom w:val="none" w:sz="0" w:space="0" w:color="auto"/>
        <w:right w:val="none" w:sz="0" w:space="0" w:color="auto"/>
      </w:divBdr>
    </w:div>
    <w:div w:id="1038358785">
      <w:bodyDiv w:val="1"/>
      <w:marLeft w:val="0"/>
      <w:marRight w:val="0"/>
      <w:marTop w:val="0"/>
      <w:marBottom w:val="0"/>
      <w:divBdr>
        <w:top w:val="none" w:sz="0" w:space="0" w:color="auto"/>
        <w:left w:val="none" w:sz="0" w:space="0" w:color="auto"/>
        <w:bottom w:val="none" w:sz="0" w:space="0" w:color="auto"/>
        <w:right w:val="none" w:sz="0" w:space="0" w:color="auto"/>
      </w:divBdr>
    </w:div>
    <w:div w:id="1075324847">
      <w:bodyDiv w:val="1"/>
      <w:marLeft w:val="0"/>
      <w:marRight w:val="0"/>
      <w:marTop w:val="0"/>
      <w:marBottom w:val="0"/>
      <w:divBdr>
        <w:top w:val="none" w:sz="0" w:space="0" w:color="auto"/>
        <w:left w:val="none" w:sz="0" w:space="0" w:color="auto"/>
        <w:bottom w:val="none" w:sz="0" w:space="0" w:color="auto"/>
        <w:right w:val="none" w:sz="0" w:space="0" w:color="auto"/>
      </w:divBdr>
      <w:divsChild>
        <w:div w:id="715620262">
          <w:marLeft w:val="0"/>
          <w:marRight w:val="0"/>
          <w:marTop w:val="0"/>
          <w:marBottom w:val="0"/>
          <w:divBdr>
            <w:top w:val="none" w:sz="0" w:space="0" w:color="auto"/>
            <w:left w:val="none" w:sz="0" w:space="0" w:color="auto"/>
            <w:bottom w:val="none" w:sz="0" w:space="0" w:color="auto"/>
            <w:right w:val="none" w:sz="0" w:space="0" w:color="auto"/>
          </w:divBdr>
          <w:divsChild>
            <w:div w:id="211936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75231">
      <w:bodyDiv w:val="1"/>
      <w:marLeft w:val="0"/>
      <w:marRight w:val="0"/>
      <w:marTop w:val="0"/>
      <w:marBottom w:val="0"/>
      <w:divBdr>
        <w:top w:val="none" w:sz="0" w:space="0" w:color="auto"/>
        <w:left w:val="none" w:sz="0" w:space="0" w:color="auto"/>
        <w:bottom w:val="none" w:sz="0" w:space="0" w:color="auto"/>
        <w:right w:val="none" w:sz="0" w:space="0" w:color="auto"/>
      </w:divBdr>
    </w:div>
    <w:div w:id="1089043106">
      <w:bodyDiv w:val="1"/>
      <w:marLeft w:val="0"/>
      <w:marRight w:val="0"/>
      <w:marTop w:val="0"/>
      <w:marBottom w:val="0"/>
      <w:divBdr>
        <w:top w:val="none" w:sz="0" w:space="0" w:color="auto"/>
        <w:left w:val="none" w:sz="0" w:space="0" w:color="auto"/>
        <w:bottom w:val="none" w:sz="0" w:space="0" w:color="auto"/>
        <w:right w:val="none" w:sz="0" w:space="0" w:color="auto"/>
      </w:divBdr>
    </w:div>
    <w:div w:id="1107654984">
      <w:bodyDiv w:val="1"/>
      <w:marLeft w:val="0"/>
      <w:marRight w:val="0"/>
      <w:marTop w:val="0"/>
      <w:marBottom w:val="0"/>
      <w:divBdr>
        <w:top w:val="none" w:sz="0" w:space="0" w:color="auto"/>
        <w:left w:val="none" w:sz="0" w:space="0" w:color="auto"/>
        <w:bottom w:val="none" w:sz="0" w:space="0" w:color="auto"/>
        <w:right w:val="none" w:sz="0" w:space="0" w:color="auto"/>
      </w:divBdr>
    </w:div>
    <w:div w:id="1109814282">
      <w:bodyDiv w:val="1"/>
      <w:marLeft w:val="0"/>
      <w:marRight w:val="0"/>
      <w:marTop w:val="0"/>
      <w:marBottom w:val="0"/>
      <w:divBdr>
        <w:top w:val="none" w:sz="0" w:space="0" w:color="auto"/>
        <w:left w:val="none" w:sz="0" w:space="0" w:color="auto"/>
        <w:bottom w:val="none" w:sz="0" w:space="0" w:color="auto"/>
        <w:right w:val="none" w:sz="0" w:space="0" w:color="auto"/>
      </w:divBdr>
      <w:divsChild>
        <w:div w:id="1265770149">
          <w:marLeft w:val="0"/>
          <w:marRight w:val="0"/>
          <w:marTop w:val="0"/>
          <w:marBottom w:val="0"/>
          <w:divBdr>
            <w:top w:val="none" w:sz="0" w:space="0" w:color="auto"/>
            <w:left w:val="none" w:sz="0" w:space="0" w:color="auto"/>
            <w:bottom w:val="none" w:sz="0" w:space="0" w:color="auto"/>
            <w:right w:val="none" w:sz="0" w:space="0" w:color="auto"/>
          </w:divBdr>
        </w:div>
        <w:div w:id="1580015990">
          <w:marLeft w:val="0"/>
          <w:marRight w:val="0"/>
          <w:marTop w:val="0"/>
          <w:marBottom w:val="0"/>
          <w:divBdr>
            <w:top w:val="none" w:sz="0" w:space="0" w:color="auto"/>
            <w:left w:val="none" w:sz="0" w:space="0" w:color="auto"/>
            <w:bottom w:val="none" w:sz="0" w:space="0" w:color="auto"/>
            <w:right w:val="none" w:sz="0" w:space="0" w:color="auto"/>
          </w:divBdr>
        </w:div>
      </w:divsChild>
    </w:div>
    <w:div w:id="1110782980">
      <w:bodyDiv w:val="1"/>
      <w:marLeft w:val="0"/>
      <w:marRight w:val="0"/>
      <w:marTop w:val="0"/>
      <w:marBottom w:val="0"/>
      <w:divBdr>
        <w:top w:val="none" w:sz="0" w:space="0" w:color="auto"/>
        <w:left w:val="none" w:sz="0" w:space="0" w:color="auto"/>
        <w:bottom w:val="none" w:sz="0" w:space="0" w:color="auto"/>
        <w:right w:val="none" w:sz="0" w:space="0" w:color="auto"/>
      </w:divBdr>
    </w:div>
    <w:div w:id="1112625089">
      <w:bodyDiv w:val="1"/>
      <w:marLeft w:val="0"/>
      <w:marRight w:val="0"/>
      <w:marTop w:val="0"/>
      <w:marBottom w:val="0"/>
      <w:divBdr>
        <w:top w:val="none" w:sz="0" w:space="0" w:color="auto"/>
        <w:left w:val="none" w:sz="0" w:space="0" w:color="auto"/>
        <w:bottom w:val="none" w:sz="0" w:space="0" w:color="auto"/>
        <w:right w:val="none" w:sz="0" w:space="0" w:color="auto"/>
      </w:divBdr>
    </w:div>
    <w:div w:id="1120344966">
      <w:bodyDiv w:val="1"/>
      <w:marLeft w:val="0"/>
      <w:marRight w:val="0"/>
      <w:marTop w:val="0"/>
      <w:marBottom w:val="0"/>
      <w:divBdr>
        <w:top w:val="none" w:sz="0" w:space="0" w:color="auto"/>
        <w:left w:val="none" w:sz="0" w:space="0" w:color="auto"/>
        <w:bottom w:val="none" w:sz="0" w:space="0" w:color="auto"/>
        <w:right w:val="none" w:sz="0" w:space="0" w:color="auto"/>
      </w:divBdr>
    </w:div>
    <w:div w:id="1148208944">
      <w:bodyDiv w:val="1"/>
      <w:marLeft w:val="0"/>
      <w:marRight w:val="0"/>
      <w:marTop w:val="0"/>
      <w:marBottom w:val="0"/>
      <w:divBdr>
        <w:top w:val="none" w:sz="0" w:space="0" w:color="auto"/>
        <w:left w:val="none" w:sz="0" w:space="0" w:color="auto"/>
        <w:bottom w:val="none" w:sz="0" w:space="0" w:color="auto"/>
        <w:right w:val="none" w:sz="0" w:space="0" w:color="auto"/>
      </w:divBdr>
    </w:div>
    <w:div w:id="1163472700">
      <w:bodyDiv w:val="1"/>
      <w:marLeft w:val="0"/>
      <w:marRight w:val="0"/>
      <w:marTop w:val="0"/>
      <w:marBottom w:val="0"/>
      <w:divBdr>
        <w:top w:val="none" w:sz="0" w:space="0" w:color="auto"/>
        <w:left w:val="none" w:sz="0" w:space="0" w:color="auto"/>
        <w:bottom w:val="none" w:sz="0" w:space="0" w:color="auto"/>
        <w:right w:val="none" w:sz="0" w:space="0" w:color="auto"/>
      </w:divBdr>
      <w:divsChild>
        <w:div w:id="83916979">
          <w:marLeft w:val="0"/>
          <w:marRight w:val="0"/>
          <w:marTop w:val="0"/>
          <w:marBottom w:val="0"/>
          <w:divBdr>
            <w:top w:val="none" w:sz="0" w:space="0" w:color="auto"/>
            <w:left w:val="none" w:sz="0" w:space="0" w:color="auto"/>
            <w:bottom w:val="none" w:sz="0" w:space="0" w:color="auto"/>
            <w:right w:val="none" w:sz="0" w:space="0" w:color="auto"/>
          </w:divBdr>
        </w:div>
        <w:div w:id="98335483">
          <w:marLeft w:val="0"/>
          <w:marRight w:val="0"/>
          <w:marTop w:val="0"/>
          <w:marBottom w:val="0"/>
          <w:divBdr>
            <w:top w:val="none" w:sz="0" w:space="0" w:color="auto"/>
            <w:left w:val="none" w:sz="0" w:space="0" w:color="auto"/>
            <w:bottom w:val="none" w:sz="0" w:space="0" w:color="auto"/>
            <w:right w:val="none" w:sz="0" w:space="0" w:color="auto"/>
          </w:divBdr>
        </w:div>
        <w:div w:id="563223949">
          <w:marLeft w:val="0"/>
          <w:marRight w:val="0"/>
          <w:marTop w:val="0"/>
          <w:marBottom w:val="0"/>
          <w:divBdr>
            <w:top w:val="none" w:sz="0" w:space="0" w:color="auto"/>
            <w:left w:val="none" w:sz="0" w:space="0" w:color="auto"/>
            <w:bottom w:val="none" w:sz="0" w:space="0" w:color="auto"/>
            <w:right w:val="none" w:sz="0" w:space="0" w:color="auto"/>
          </w:divBdr>
        </w:div>
      </w:divsChild>
    </w:div>
    <w:div w:id="1169062503">
      <w:bodyDiv w:val="1"/>
      <w:marLeft w:val="0"/>
      <w:marRight w:val="0"/>
      <w:marTop w:val="0"/>
      <w:marBottom w:val="0"/>
      <w:divBdr>
        <w:top w:val="none" w:sz="0" w:space="0" w:color="auto"/>
        <w:left w:val="none" w:sz="0" w:space="0" w:color="auto"/>
        <w:bottom w:val="none" w:sz="0" w:space="0" w:color="auto"/>
        <w:right w:val="none" w:sz="0" w:space="0" w:color="auto"/>
      </w:divBdr>
    </w:div>
    <w:div w:id="1171796213">
      <w:bodyDiv w:val="1"/>
      <w:marLeft w:val="0"/>
      <w:marRight w:val="0"/>
      <w:marTop w:val="0"/>
      <w:marBottom w:val="0"/>
      <w:divBdr>
        <w:top w:val="none" w:sz="0" w:space="0" w:color="auto"/>
        <w:left w:val="none" w:sz="0" w:space="0" w:color="auto"/>
        <w:bottom w:val="none" w:sz="0" w:space="0" w:color="auto"/>
        <w:right w:val="none" w:sz="0" w:space="0" w:color="auto"/>
      </w:divBdr>
    </w:div>
    <w:div w:id="1177623434">
      <w:bodyDiv w:val="1"/>
      <w:marLeft w:val="0"/>
      <w:marRight w:val="0"/>
      <w:marTop w:val="0"/>
      <w:marBottom w:val="0"/>
      <w:divBdr>
        <w:top w:val="none" w:sz="0" w:space="0" w:color="auto"/>
        <w:left w:val="none" w:sz="0" w:space="0" w:color="auto"/>
        <w:bottom w:val="none" w:sz="0" w:space="0" w:color="auto"/>
        <w:right w:val="none" w:sz="0" w:space="0" w:color="auto"/>
      </w:divBdr>
    </w:div>
    <w:div w:id="1181166571">
      <w:bodyDiv w:val="1"/>
      <w:marLeft w:val="0"/>
      <w:marRight w:val="0"/>
      <w:marTop w:val="0"/>
      <w:marBottom w:val="0"/>
      <w:divBdr>
        <w:top w:val="none" w:sz="0" w:space="0" w:color="auto"/>
        <w:left w:val="none" w:sz="0" w:space="0" w:color="auto"/>
        <w:bottom w:val="none" w:sz="0" w:space="0" w:color="auto"/>
        <w:right w:val="none" w:sz="0" w:space="0" w:color="auto"/>
      </w:divBdr>
    </w:div>
    <w:div w:id="1192574276">
      <w:bodyDiv w:val="1"/>
      <w:marLeft w:val="0"/>
      <w:marRight w:val="0"/>
      <w:marTop w:val="0"/>
      <w:marBottom w:val="0"/>
      <w:divBdr>
        <w:top w:val="none" w:sz="0" w:space="0" w:color="auto"/>
        <w:left w:val="none" w:sz="0" w:space="0" w:color="auto"/>
        <w:bottom w:val="none" w:sz="0" w:space="0" w:color="auto"/>
        <w:right w:val="none" w:sz="0" w:space="0" w:color="auto"/>
      </w:divBdr>
    </w:div>
    <w:div w:id="1202669879">
      <w:bodyDiv w:val="1"/>
      <w:marLeft w:val="0"/>
      <w:marRight w:val="0"/>
      <w:marTop w:val="0"/>
      <w:marBottom w:val="0"/>
      <w:divBdr>
        <w:top w:val="none" w:sz="0" w:space="0" w:color="auto"/>
        <w:left w:val="none" w:sz="0" w:space="0" w:color="auto"/>
        <w:bottom w:val="none" w:sz="0" w:space="0" w:color="auto"/>
        <w:right w:val="none" w:sz="0" w:space="0" w:color="auto"/>
      </w:divBdr>
    </w:div>
    <w:div w:id="1209224855">
      <w:bodyDiv w:val="1"/>
      <w:marLeft w:val="0"/>
      <w:marRight w:val="0"/>
      <w:marTop w:val="0"/>
      <w:marBottom w:val="0"/>
      <w:divBdr>
        <w:top w:val="none" w:sz="0" w:space="0" w:color="auto"/>
        <w:left w:val="none" w:sz="0" w:space="0" w:color="auto"/>
        <w:bottom w:val="none" w:sz="0" w:space="0" w:color="auto"/>
        <w:right w:val="none" w:sz="0" w:space="0" w:color="auto"/>
      </w:divBdr>
    </w:div>
    <w:div w:id="1218323297">
      <w:bodyDiv w:val="1"/>
      <w:marLeft w:val="0"/>
      <w:marRight w:val="0"/>
      <w:marTop w:val="0"/>
      <w:marBottom w:val="0"/>
      <w:divBdr>
        <w:top w:val="none" w:sz="0" w:space="0" w:color="auto"/>
        <w:left w:val="none" w:sz="0" w:space="0" w:color="auto"/>
        <w:bottom w:val="none" w:sz="0" w:space="0" w:color="auto"/>
        <w:right w:val="none" w:sz="0" w:space="0" w:color="auto"/>
      </w:divBdr>
    </w:div>
    <w:div w:id="1222866225">
      <w:bodyDiv w:val="1"/>
      <w:marLeft w:val="0"/>
      <w:marRight w:val="0"/>
      <w:marTop w:val="0"/>
      <w:marBottom w:val="0"/>
      <w:divBdr>
        <w:top w:val="none" w:sz="0" w:space="0" w:color="auto"/>
        <w:left w:val="none" w:sz="0" w:space="0" w:color="auto"/>
        <w:bottom w:val="none" w:sz="0" w:space="0" w:color="auto"/>
        <w:right w:val="none" w:sz="0" w:space="0" w:color="auto"/>
      </w:divBdr>
    </w:div>
    <w:div w:id="1225870117">
      <w:bodyDiv w:val="1"/>
      <w:marLeft w:val="0"/>
      <w:marRight w:val="0"/>
      <w:marTop w:val="0"/>
      <w:marBottom w:val="0"/>
      <w:divBdr>
        <w:top w:val="none" w:sz="0" w:space="0" w:color="auto"/>
        <w:left w:val="none" w:sz="0" w:space="0" w:color="auto"/>
        <w:bottom w:val="none" w:sz="0" w:space="0" w:color="auto"/>
        <w:right w:val="none" w:sz="0" w:space="0" w:color="auto"/>
      </w:divBdr>
    </w:div>
    <w:div w:id="1230266418">
      <w:bodyDiv w:val="1"/>
      <w:marLeft w:val="0"/>
      <w:marRight w:val="0"/>
      <w:marTop w:val="0"/>
      <w:marBottom w:val="0"/>
      <w:divBdr>
        <w:top w:val="none" w:sz="0" w:space="0" w:color="auto"/>
        <w:left w:val="none" w:sz="0" w:space="0" w:color="auto"/>
        <w:bottom w:val="none" w:sz="0" w:space="0" w:color="auto"/>
        <w:right w:val="none" w:sz="0" w:space="0" w:color="auto"/>
      </w:divBdr>
    </w:div>
    <w:div w:id="1259486965">
      <w:bodyDiv w:val="1"/>
      <w:marLeft w:val="0"/>
      <w:marRight w:val="0"/>
      <w:marTop w:val="0"/>
      <w:marBottom w:val="0"/>
      <w:divBdr>
        <w:top w:val="none" w:sz="0" w:space="0" w:color="auto"/>
        <w:left w:val="none" w:sz="0" w:space="0" w:color="auto"/>
        <w:bottom w:val="none" w:sz="0" w:space="0" w:color="auto"/>
        <w:right w:val="none" w:sz="0" w:space="0" w:color="auto"/>
      </w:divBdr>
    </w:div>
    <w:div w:id="1275553761">
      <w:bodyDiv w:val="1"/>
      <w:marLeft w:val="0"/>
      <w:marRight w:val="0"/>
      <w:marTop w:val="0"/>
      <w:marBottom w:val="0"/>
      <w:divBdr>
        <w:top w:val="none" w:sz="0" w:space="0" w:color="auto"/>
        <w:left w:val="none" w:sz="0" w:space="0" w:color="auto"/>
        <w:bottom w:val="none" w:sz="0" w:space="0" w:color="auto"/>
        <w:right w:val="none" w:sz="0" w:space="0" w:color="auto"/>
      </w:divBdr>
    </w:div>
    <w:div w:id="1290942145">
      <w:bodyDiv w:val="1"/>
      <w:marLeft w:val="0"/>
      <w:marRight w:val="0"/>
      <w:marTop w:val="0"/>
      <w:marBottom w:val="0"/>
      <w:divBdr>
        <w:top w:val="none" w:sz="0" w:space="0" w:color="auto"/>
        <w:left w:val="none" w:sz="0" w:space="0" w:color="auto"/>
        <w:bottom w:val="none" w:sz="0" w:space="0" w:color="auto"/>
        <w:right w:val="none" w:sz="0" w:space="0" w:color="auto"/>
      </w:divBdr>
      <w:divsChild>
        <w:div w:id="175996717">
          <w:marLeft w:val="0"/>
          <w:marRight w:val="0"/>
          <w:marTop w:val="0"/>
          <w:marBottom w:val="0"/>
          <w:divBdr>
            <w:top w:val="none" w:sz="0" w:space="0" w:color="auto"/>
            <w:left w:val="none" w:sz="0" w:space="0" w:color="auto"/>
            <w:bottom w:val="none" w:sz="0" w:space="0" w:color="auto"/>
            <w:right w:val="none" w:sz="0" w:space="0" w:color="auto"/>
          </w:divBdr>
          <w:divsChild>
            <w:div w:id="1505318321">
              <w:marLeft w:val="0"/>
              <w:marRight w:val="0"/>
              <w:marTop w:val="0"/>
              <w:marBottom w:val="0"/>
              <w:divBdr>
                <w:top w:val="none" w:sz="0" w:space="0" w:color="auto"/>
                <w:left w:val="none" w:sz="0" w:space="0" w:color="auto"/>
                <w:bottom w:val="none" w:sz="0" w:space="0" w:color="auto"/>
                <w:right w:val="none" w:sz="0" w:space="0" w:color="auto"/>
              </w:divBdr>
            </w:div>
            <w:div w:id="1663503248">
              <w:marLeft w:val="0"/>
              <w:marRight w:val="0"/>
              <w:marTop w:val="0"/>
              <w:marBottom w:val="0"/>
              <w:divBdr>
                <w:top w:val="none" w:sz="0" w:space="0" w:color="auto"/>
                <w:left w:val="none" w:sz="0" w:space="0" w:color="auto"/>
                <w:bottom w:val="none" w:sz="0" w:space="0" w:color="auto"/>
                <w:right w:val="none" w:sz="0" w:space="0" w:color="auto"/>
              </w:divBdr>
            </w:div>
            <w:div w:id="2061516556">
              <w:marLeft w:val="0"/>
              <w:marRight w:val="0"/>
              <w:marTop w:val="0"/>
              <w:marBottom w:val="0"/>
              <w:divBdr>
                <w:top w:val="none" w:sz="0" w:space="0" w:color="auto"/>
                <w:left w:val="none" w:sz="0" w:space="0" w:color="auto"/>
                <w:bottom w:val="none" w:sz="0" w:space="0" w:color="auto"/>
                <w:right w:val="none" w:sz="0" w:space="0" w:color="auto"/>
              </w:divBdr>
              <w:divsChild>
                <w:div w:id="565915555">
                  <w:marLeft w:val="0"/>
                  <w:marRight w:val="0"/>
                  <w:marTop w:val="0"/>
                  <w:marBottom w:val="0"/>
                  <w:divBdr>
                    <w:top w:val="none" w:sz="0" w:space="0" w:color="auto"/>
                    <w:left w:val="none" w:sz="0" w:space="0" w:color="auto"/>
                    <w:bottom w:val="none" w:sz="0" w:space="0" w:color="auto"/>
                    <w:right w:val="none" w:sz="0" w:space="0" w:color="auto"/>
                  </w:divBdr>
                </w:div>
                <w:div w:id="578098730">
                  <w:marLeft w:val="0"/>
                  <w:marRight w:val="0"/>
                  <w:marTop w:val="0"/>
                  <w:marBottom w:val="0"/>
                  <w:divBdr>
                    <w:top w:val="none" w:sz="0" w:space="0" w:color="auto"/>
                    <w:left w:val="none" w:sz="0" w:space="0" w:color="auto"/>
                    <w:bottom w:val="none" w:sz="0" w:space="0" w:color="auto"/>
                    <w:right w:val="none" w:sz="0" w:space="0" w:color="auto"/>
                  </w:divBdr>
                </w:div>
                <w:div w:id="11669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4065">
          <w:marLeft w:val="0"/>
          <w:marRight w:val="0"/>
          <w:marTop w:val="0"/>
          <w:marBottom w:val="0"/>
          <w:divBdr>
            <w:top w:val="none" w:sz="0" w:space="0" w:color="auto"/>
            <w:left w:val="none" w:sz="0" w:space="0" w:color="auto"/>
            <w:bottom w:val="none" w:sz="0" w:space="0" w:color="auto"/>
            <w:right w:val="none" w:sz="0" w:space="0" w:color="auto"/>
          </w:divBdr>
          <w:divsChild>
            <w:div w:id="1885558154">
              <w:marLeft w:val="0"/>
              <w:marRight w:val="0"/>
              <w:marTop w:val="0"/>
              <w:marBottom w:val="0"/>
              <w:divBdr>
                <w:top w:val="none" w:sz="0" w:space="0" w:color="auto"/>
                <w:left w:val="none" w:sz="0" w:space="0" w:color="auto"/>
                <w:bottom w:val="none" w:sz="0" w:space="0" w:color="auto"/>
                <w:right w:val="none" w:sz="0" w:space="0" w:color="auto"/>
              </w:divBdr>
            </w:div>
            <w:div w:id="2059546460">
              <w:marLeft w:val="0"/>
              <w:marRight w:val="0"/>
              <w:marTop w:val="0"/>
              <w:marBottom w:val="0"/>
              <w:divBdr>
                <w:top w:val="none" w:sz="0" w:space="0" w:color="auto"/>
                <w:left w:val="none" w:sz="0" w:space="0" w:color="auto"/>
                <w:bottom w:val="none" w:sz="0" w:space="0" w:color="auto"/>
                <w:right w:val="none" w:sz="0" w:space="0" w:color="auto"/>
              </w:divBdr>
              <w:divsChild>
                <w:div w:id="14066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202791">
      <w:bodyDiv w:val="1"/>
      <w:marLeft w:val="0"/>
      <w:marRight w:val="0"/>
      <w:marTop w:val="0"/>
      <w:marBottom w:val="0"/>
      <w:divBdr>
        <w:top w:val="none" w:sz="0" w:space="0" w:color="auto"/>
        <w:left w:val="none" w:sz="0" w:space="0" w:color="auto"/>
        <w:bottom w:val="none" w:sz="0" w:space="0" w:color="auto"/>
        <w:right w:val="none" w:sz="0" w:space="0" w:color="auto"/>
      </w:divBdr>
    </w:div>
    <w:div w:id="1351103980">
      <w:bodyDiv w:val="1"/>
      <w:marLeft w:val="0"/>
      <w:marRight w:val="0"/>
      <w:marTop w:val="0"/>
      <w:marBottom w:val="0"/>
      <w:divBdr>
        <w:top w:val="none" w:sz="0" w:space="0" w:color="auto"/>
        <w:left w:val="none" w:sz="0" w:space="0" w:color="auto"/>
        <w:bottom w:val="none" w:sz="0" w:space="0" w:color="auto"/>
        <w:right w:val="none" w:sz="0" w:space="0" w:color="auto"/>
      </w:divBdr>
      <w:divsChild>
        <w:div w:id="8680662">
          <w:marLeft w:val="0"/>
          <w:marRight w:val="0"/>
          <w:marTop w:val="0"/>
          <w:marBottom w:val="0"/>
          <w:divBdr>
            <w:top w:val="none" w:sz="0" w:space="0" w:color="auto"/>
            <w:left w:val="none" w:sz="0" w:space="0" w:color="auto"/>
            <w:bottom w:val="none" w:sz="0" w:space="0" w:color="auto"/>
            <w:right w:val="none" w:sz="0" w:space="0" w:color="auto"/>
          </w:divBdr>
        </w:div>
        <w:div w:id="393505466">
          <w:marLeft w:val="0"/>
          <w:marRight w:val="0"/>
          <w:marTop w:val="0"/>
          <w:marBottom w:val="0"/>
          <w:divBdr>
            <w:top w:val="none" w:sz="0" w:space="0" w:color="auto"/>
            <w:left w:val="none" w:sz="0" w:space="0" w:color="auto"/>
            <w:bottom w:val="none" w:sz="0" w:space="0" w:color="auto"/>
            <w:right w:val="none" w:sz="0" w:space="0" w:color="auto"/>
          </w:divBdr>
        </w:div>
      </w:divsChild>
    </w:div>
    <w:div w:id="1361316123">
      <w:bodyDiv w:val="1"/>
      <w:marLeft w:val="0"/>
      <w:marRight w:val="0"/>
      <w:marTop w:val="0"/>
      <w:marBottom w:val="0"/>
      <w:divBdr>
        <w:top w:val="none" w:sz="0" w:space="0" w:color="auto"/>
        <w:left w:val="none" w:sz="0" w:space="0" w:color="auto"/>
        <w:bottom w:val="none" w:sz="0" w:space="0" w:color="auto"/>
        <w:right w:val="none" w:sz="0" w:space="0" w:color="auto"/>
      </w:divBdr>
    </w:div>
    <w:div w:id="1387559889">
      <w:bodyDiv w:val="1"/>
      <w:marLeft w:val="0"/>
      <w:marRight w:val="0"/>
      <w:marTop w:val="0"/>
      <w:marBottom w:val="0"/>
      <w:divBdr>
        <w:top w:val="none" w:sz="0" w:space="0" w:color="auto"/>
        <w:left w:val="none" w:sz="0" w:space="0" w:color="auto"/>
        <w:bottom w:val="none" w:sz="0" w:space="0" w:color="auto"/>
        <w:right w:val="none" w:sz="0" w:space="0" w:color="auto"/>
      </w:divBdr>
      <w:divsChild>
        <w:div w:id="1366828817">
          <w:marLeft w:val="0"/>
          <w:marRight w:val="0"/>
          <w:marTop w:val="0"/>
          <w:marBottom w:val="0"/>
          <w:divBdr>
            <w:top w:val="none" w:sz="0" w:space="0" w:color="auto"/>
            <w:left w:val="none" w:sz="0" w:space="0" w:color="auto"/>
            <w:bottom w:val="none" w:sz="0" w:space="0" w:color="auto"/>
            <w:right w:val="none" w:sz="0" w:space="0" w:color="auto"/>
          </w:divBdr>
          <w:divsChild>
            <w:div w:id="118189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70622">
      <w:bodyDiv w:val="1"/>
      <w:marLeft w:val="0"/>
      <w:marRight w:val="0"/>
      <w:marTop w:val="0"/>
      <w:marBottom w:val="0"/>
      <w:divBdr>
        <w:top w:val="none" w:sz="0" w:space="0" w:color="auto"/>
        <w:left w:val="none" w:sz="0" w:space="0" w:color="auto"/>
        <w:bottom w:val="none" w:sz="0" w:space="0" w:color="auto"/>
        <w:right w:val="none" w:sz="0" w:space="0" w:color="auto"/>
      </w:divBdr>
    </w:div>
    <w:div w:id="1396778626">
      <w:bodyDiv w:val="1"/>
      <w:marLeft w:val="0"/>
      <w:marRight w:val="0"/>
      <w:marTop w:val="0"/>
      <w:marBottom w:val="0"/>
      <w:divBdr>
        <w:top w:val="none" w:sz="0" w:space="0" w:color="auto"/>
        <w:left w:val="none" w:sz="0" w:space="0" w:color="auto"/>
        <w:bottom w:val="none" w:sz="0" w:space="0" w:color="auto"/>
        <w:right w:val="none" w:sz="0" w:space="0" w:color="auto"/>
      </w:divBdr>
    </w:div>
    <w:div w:id="1397777270">
      <w:bodyDiv w:val="1"/>
      <w:marLeft w:val="0"/>
      <w:marRight w:val="0"/>
      <w:marTop w:val="0"/>
      <w:marBottom w:val="0"/>
      <w:divBdr>
        <w:top w:val="none" w:sz="0" w:space="0" w:color="auto"/>
        <w:left w:val="none" w:sz="0" w:space="0" w:color="auto"/>
        <w:bottom w:val="none" w:sz="0" w:space="0" w:color="auto"/>
        <w:right w:val="none" w:sz="0" w:space="0" w:color="auto"/>
      </w:divBdr>
    </w:div>
    <w:div w:id="1398043712">
      <w:bodyDiv w:val="1"/>
      <w:marLeft w:val="0"/>
      <w:marRight w:val="0"/>
      <w:marTop w:val="0"/>
      <w:marBottom w:val="0"/>
      <w:divBdr>
        <w:top w:val="none" w:sz="0" w:space="0" w:color="auto"/>
        <w:left w:val="none" w:sz="0" w:space="0" w:color="auto"/>
        <w:bottom w:val="none" w:sz="0" w:space="0" w:color="auto"/>
        <w:right w:val="none" w:sz="0" w:space="0" w:color="auto"/>
      </w:divBdr>
    </w:div>
    <w:div w:id="1406564178">
      <w:bodyDiv w:val="1"/>
      <w:marLeft w:val="0"/>
      <w:marRight w:val="0"/>
      <w:marTop w:val="0"/>
      <w:marBottom w:val="0"/>
      <w:divBdr>
        <w:top w:val="none" w:sz="0" w:space="0" w:color="auto"/>
        <w:left w:val="none" w:sz="0" w:space="0" w:color="auto"/>
        <w:bottom w:val="none" w:sz="0" w:space="0" w:color="auto"/>
        <w:right w:val="none" w:sz="0" w:space="0" w:color="auto"/>
      </w:divBdr>
    </w:div>
    <w:div w:id="1411392093">
      <w:bodyDiv w:val="1"/>
      <w:marLeft w:val="0"/>
      <w:marRight w:val="0"/>
      <w:marTop w:val="0"/>
      <w:marBottom w:val="0"/>
      <w:divBdr>
        <w:top w:val="none" w:sz="0" w:space="0" w:color="auto"/>
        <w:left w:val="none" w:sz="0" w:space="0" w:color="auto"/>
        <w:bottom w:val="none" w:sz="0" w:space="0" w:color="auto"/>
        <w:right w:val="none" w:sz="0" w:space="0" w:color="auto"/>
      </w:divBdr>
    </w:div>
    <w:div w:id="1424715972">
      <w:bodyDiv w:val="1"/>
      <w:marLeft w:val="0"/>
      <w:marRight w:val="0"/>
      <w:marTop w:val="0"/>
      <w:marBottom w:val="0"/>
      <w:divBdr>
        <w:top w:val="none" w:sz="0" w:space="0" w:color="auto"/>
        <w:left w:val="none" w:sz="0" w:space="0" w:color="auto"/>
        <w:bottom w:val="none" w:sz="0" w:space="0" w:color="auto"/>
        <w:right w:val="none" w:sz="0" w:space="0" w:color="auto"/>
      </w:divBdr>
    </w:div>
    <w:div w:id="1426609100">
      <w:bodyDiv w:val="1"/>
      <w:marLeft w:val="0"/>
      <w:marRight w:val="0"/>
      <w:marTop w:val="0"/>
      <w:marBottom w:val="0"/>
      <w:divBdr>
        <w:top w:val="none" w:sz="0" w:space="0" w:color="auto"/>
        <w:left w:val="none" w:sz="0" w:space="0" w:color="auto"/>
        <w:bottom w:val="none" w:sz="0" w:space="0" w:color="auto"/>
        <w:right w:val="none" w:sz="0" w:space="0" w:color="auto"/>
      </w:divBdr>
    </w:div>
    <w:div w:id="1429354976">
      <w:bodyDiv w:val="1"/>
      <w:marLeft w:val="0"/>
      <w:marRight w:val="0"/>
      <w:marTop w:val="0"/>
      <w:marBottom w:val="0"/>
      <w:divBdr>
        <w:top w:val="none" w:sz="0" w:space="0" w:color="auto"/>
        <w:left w:val="none" w:sz="0" w:space="0" w:color="auto"/>
        <w:bottom w:val="none" w:sz="0" w:space="0" w:color="auto"/>
        <w:right w:val="none" w:sz="0" w:space="0" w:color="auto"/>
      </w:divBdr>
    </w:div>
    <w:div w:id="1446654971">
      <w:bodyDiv w:val="1"/>
      <w:marLeft w:val="0"/>
      <w:marRight w:val="0"/>
      <w:marTop w:val="0"/>
      <w:marBottom w:val="0"/>
      <w:divBdr>
        <w:top w:val="none" w:sz="0" w:space="0" w:color="auto"/>
        <w:left w:val="none" w:sz="0" w:space="0" w:color="auto"/>
        <w:bottom w:val="none" w:sz="0" w:space="0" w:color="auto"/>
        <w:right w:val="none" w:sz="0" w:space="0" w:color="auto"/>
      </w:divBdr>
      <w:divsChild>
        <w:div w:id="1150902121">
          <w:marLeft w:val="0"/>
          <w:marRight w:val="0"/>
          <w:marTop w:val="0"/>
          <w:marBottom w:val="0"/>
          <w:divBdr>
            <w:top w:val="none" w:sz="0" w:space="0" w:color="auto"/>
            <w:left w:val="none" w:sz="0" w:space="0" w:color="auto"/>
            <w:bottom w:val="none" w:sz="0" w:space="0" w:color="auto"/>
            <w:right w:val="none" w:sz="0" w:space="0" w:color="auto"/>
          </w:divBdr>
        </w:div>
        <w:div w:id="1851065807">
          <w:marLeft w:val="0"/>
          <w:marRight w:val="0"/>
          <w:marTop w:val="0"/>
          <w:marBottom w:val="0"/>
          <w:divBdr>
            <w:top w:val="none" w:sz="0" w:space="0" w:color="auto"/>
            <w:left w:val="none" w:sz="0" w:space="0" w:color="auto"/>
            <w:bottom w:val="none" w:sz="0" w:space="0" w:color="auto"/>
            <w:right w:val="none" w:sz="0" w:space="0" w:color="auto"/>
          </w:divBdr>
          <w:divsChild>
            <w:div w:id="1428890736">
              <w:marLeft w:val="0"/>
              <w:marRight w:val="0"/>
              <w:marTop w:val="300"/>
              <w:marBottom w:val="300"/>
              <w:divBdr>
                <w:top w:val="single" w:sz="12" w:space="8" w:color="FAA61A"/>
                <w:left w:val="none" w:sz="0" w:space="0" w:color="auto"/>
                <w:bottom w:val="none" w:sz="0" w:space="0" w:color="auto"/>
                <w:right w:val="none" w:sz="0" w:space="0" w:color="auto"/>
              </w:divBdr>
            </w:div>
          </w:divsChild>
        </w:div>
      </w:divsChild>
    </w:div>
    <w:div w:id="1450322573">
      <w:bodyDiv w:val="1"/>
      <w:marLeft w:val="0"/>
      <w:marRight w:val="0"/>
      <w:marTop w:val="0"/>
      <w:marBottom w:val="0"/>
      <w:divBdr>
        <w:top w:val="none" w:sz="0" w:space="0" w:color="auto"/>
        <w:left w:val="none" w:sz="0" w:space="0" w:color="auto"/>
        <w:bottom w:val="none" w:sz="0" w:space="0" w:color="auto"/>
        <w:right w:val="none" w:sz="0" w:space="0" w:color="auto"/>
      </w:divBdr>
    </w:div>
    <w:div w:id="1464807976">
      <w:bodyDiv w:val="1"/>
      <w:marLeft w:val="0"/>
      <w:marRight w:val="0"/>
      <w:marTop w:val="0"/>
      <w:marBottom w:val="0"/>
      <w:divBdr>
        <w:top w:val="none" w:sz="0" w:space="0" w:color="auto"/>
        <w:left w:val="none" w:sz="0" w:space="0" w:color="auto"/>
        <w:bottom w:val="none" w:sz="0" w:space="0" w:color="auto"/>
        <w:right w:val="none" w:sz="0" w:space="0" w:color="auto"/>
      </w:divBdr>
    </w:div>
    <w:div w:id="1492058995">
      <w:bodyDiv w:val="1"/>
      <w:marLeft w:val="0"/>
      <w:marRight w:val="0"/>
      <w:marTop w:val="0"/>
      <w:marBottom w:val="0"/>
      <w:divBdr>
        <w:top w:val="none" w:sz="0" w:space="0" w:color="auto"/>
        <w:left w:val="none" w:sz="0" w:space="0" w:color="auto"/>
        <w:bottom w:val="none" w:sz="0" w:space="0" w:color="auto"/>
        <w:right w:val="none" w:sz="0" w:space="0" w:color="auto"/>
      </w:divBdr>
    </w:div>
    <w:div w:id="1495756978">
      <w:bodyDiv w:val="1"/>
      <w:marLeft w:val="0"/>
      <w:marRight w:val="0"/>
      <w:marTop w:val="0"/>
      <w:marBottom w:val="0"/>
      <w:divBdr>
        <w:top w:val="none" w:sz="0" w:space="0" w:color="auto"/>
        <w:left w:val="none" w:sz="0" w:space="0" w:color="auto"/>
        <w:bottom w:val="none" w:sz="0" w:space="0" w:color="auto"/>
        <w:right w:val="none" w:sz="0" w:space="0" w:color="auto"/>
      </w:divBdr>
      <w:divsChild>
        <w:div w:id="686299413">
          <w:marLeft w:val="576"/>
          <w:marRight w:val="0"/>
          <w:marTop w:val="0"/>
          <w:marBottom w:val="0"/>
          <w:divBdr>
            <w:top w:val="none" w:sz="0" w:space="0" w:color="auto"/>
            <w:left w:val="none" w:sz="0" w:space="0" w:color="auto"/>
            <w:bottom w:val="none" w:sz="0" w:space="0" w:color="auto"/>
            <w:right w:val="none" w:sz="0" w:space="0" w:color="auto"/>
          </w:divBdr>
        </w:div>
      </w:divsChild>
    </w:div>
    <w:div w:id="1507862659">
      <w:bodyDiv w:val="1"/>
      <w:marLeft w:val="0"/>
      <w:marRight w:val="0"/>
      <w:marTop w:val="0"/>
      <w:marBottom w:val="0"/>
      <w:divBdr>
        <w:top w:val="none" w:sz="0" w:space="0" w:color="auto"/>
        <w:left w:val="none" w:sz="0" w:space="0" w:color="auto"/>
        <w:bottom w:val="none" w:sz="0" w:space="0" w:color="auto"/>
        <w:right w:val="none" w:sz="0" w:space="0" w:color="auto"/>
      </w:divBdr>
    </w:div>
    <w:div w:id="1509907770">
      <w:bodyDiv w:val="1"/>
      <w:marLeft w:val="0"/>
      <w:marRight w:val="0"/>
      <w:marTop w:val="0"/>
      <w:marBottom w:val="0"/>
      <w:divBdr>
        <w:top w:val="none" w:sz="0" w:space="0" w:color="auto"/>
        <w:left w:val="none" w:sz="0" w:space="0" w:color="auto"/>
        <w:bottom w:val="none" w:sz="0" w:space="0" w:color="auto"/>
        <w:right w:val="none" w:sz="0" w:space="0" w:color="auto"/>
      </w:divBdr>
    </w:div>
    <w:div w:id="1532381006">
      <w:bodyDiv w:val="1"/>
      <w:marLeft w:val="0"/>
      <w:marRight w:val="0"/>
      <w:marTop w:val="0"/>
      <w:marBottom w:val="0"/>
      <w:divBdr>
        <w:top w:val="none" w:sz="0" w:space="0" w:color="auto"/>
        <w:left w:val="none" w:sz="0" w:space="0" w:color="auto"/>
        <w:bottom w:val="none" w:sz="0" w:space="0" w:color="auto"/>
        <w:right w:val="none" w:sz="0" w:space="0" w:color="auto"/>
      </w:divBdr>
      <w:divsChild>
        <w:div w:id="255553910">
          <w:marLeft w:val="0"/>
          <w:marRight w:val="0"/>
          <w:marTop w:val="0"/>
          <w:marBottom w:val="0"/>
          <w:divBdr>
            <w:top w:val="none" w:sz="0" w:space="0" w:color="auto"/>
            <w:left w:val="none" w:sz="0" w:space="0" w:color="auto"/>
            <w:bottom w:val="none" w:sz="0" w:space="0" w:color="auto"/>
            <w:right w:val="none" w:sz="0" w:space="0" w:color="auto"/>
          </w:divBdr>
          <w:divsChild>
            <w:div w:id="22329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62551">
      <w:bodyDiv w:val="1"/>
      <w:marLeft w:val="0"/>
      <w:marRight w:val="0"/>
      <w:marTop w:val="0"/>
      <w:marBottom w:val="0"/>
      <w:divBdr>
        <w:top w:val="none" w:sz="0" w:space="0" w:color="auto"/>
        <w:left w:val="none" w:sz="0" w:space="0" w:color="auto"/>
        <w:bottom w:val="none" w:sz="0" w:space="0" w:color="auto"/>
        <w:right w:val="none" w:sz="0" w:space="0" w:color="auto"/>
      </w:divBdr>
      <w:divsChild>
        <w:div w:id="1721783451">
          <w:marLeft w:val="0"/>
          <w:marRight w:val="0"/>
          <w:marTop w:val="0"/>
          <w:marBottom w:val="0"/>
          <w:divBdr>
            <w:top w:val="none" w:sz="0" w:space="0" w:color="auto"/>
            <w:left w:val="none" w:sz="0" w:space="0" w:color="auto"/>
            <w:bottom w:val="none" w:sz="0" w:space="0" w:color="auto"/>
            <w:right w:val="none" w:sz="0" w:space="0" w:color="auto"/>
          </w:divBdr>
          <w:divsChild>
            <w:div w:id="9428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4486">
      <w:bodyDiv w:val="1"/>
      <w:marLeft w:val="0"/>
      <w:marRight w:val="0"/>
      <w:marTop w:val="0"/>
      <w:marBottom w:val="0"/>
      <w:divBdr>
        <w:top w:val="none" w:sz="0" w:space="0" w:color="auto"/>
        <w:left w:val="none" w:sz="0" w:space="0" w:color="auto"/>
        <w:bottom w:val="none" w:sz="0" w:space="0" w:color="auto"/>
        <w:right w:val="none" w:sz="0" w:space="0" w:color="auto"/>
      </w:divBdr>
      <w:divsChild>
        <w:div w:id="1465545448">
          <w:marLeft w:val="0"/>
          <w:marRight w:val="0"/>
          <w:marTop w:val="0"/>
          <w:marBottom w:val="0"/>
          <w:divBdr>
            <w:top w:val="none" w:sz="0" w:space="0" w:color="auto"/>
            <w:left w:val="none" w:sz="0" w:space="0" w:color="auto"/>
            <w:bottom w:val="none" w:sz="0" w:space="0" w:color="auto"/>
            <w:right w:val="none" w:sz="0" w:space="0" w:color="auto"/>
          </w:divBdr>
          <w:divsChild>
            <w:div w:id="63387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55916">
      <w:bodyDiv w:val="1"/>
      <w:marLeft w:val="0"/>
      <w:marRight w:val="0"/>
      <w:marTop w:val="0"/>
      <w:marBottom w:val="0"/>
      <w:divBdr>
        <w:top w:val="none" w:sz="0" w:space="0" w:color="auto"/>
        <w:left w:val="none" w:sz="0" w:space="0" w:color="auto"/>
        <w:bottom w:val="none" w:sz="0" w:space="0" w:color="auto"/>
        <w:right w:val="none" w:sz="0" w:space="0" w:color="auto"/>
      </w:divBdr>
    </w:div>
    <w:div w:id="1583489932">
      <w:bodyDiv w:val="1"/>
      <w:marLeft w:val="0"/>
      <w:marRight w:val="0"/>
      <w:marTop w:val="0"/>
      <w:marBottom w:val="0"/>
      <w:divBdr>
        <w:top w:val="none" w:sz="0" w:space="0" w:color="auto"/>
        <w:left w:val="none" w:sz="0" w:space="0" w:color="auto"/>
        <w:bottom w:val="none" w:sz="0" w:space="0" w:color="auto"/>
        <w:right w:val="none" w:sz="0" w:space="0" w:color="auto"/>
      </w:divBdr>
    </w:div>
    <w:div w:id="1586378506">
      <w:bodyDiv w:val="1"/>
      <w:marLeft w:val="0"/>
      <w:marRight w:val="0"/>
      <w:marTop w:val="0"/>
      <w:marBottom w:val="0"/>
      <w:divBdr>
        <w:top w:val="none" w:sz="0" w:space="0" w:color="auto"/>
        <w:left w:val="none" w:sz="0" w:space="0" w:color="auto"/>
        <w:bottom w:val="none" w:sz="0" w:space="0" w:color="auto"/>
        <w:right w:val="none" w:sz="0" w:space="0" w:color="auto"/>
      </w:divBdr>
    </w:div>
    <w:div w:id="1589464039">
      <w:bodyDiv w:val="1"/>
      <w:marLeft w:val="0"/>
      <w:marRight w:val="0"/>
      <w:marTop w:val="0"/>
      <w:marBottom w:val="0"/>
      <w:divBdr>
        <w:top w:val="none" w:sz="0" w:space="0" w:color="auto"/>
        <w:left w:val="none" w:sz="0" w:space="0" w:color="auto"/>
        <w:bottom w:val="none" w:sz="0" w:space="0" w:color="auto"/>
        <w:right w:val="none" w:sz="0" w:space="0" w:color="auto"/>
      </w:divBdr>
      <w:divsChild>
        <w:div w:id="1117142196">
          <w:marLeft w:val="0"/>
          <w:marRight w:val="0"/>
          <w:marTop w:val="0"/>
          <w:marBottom w:val="0"/>
          <w:divBdr>
            <w:top w:val="none" w:sz="0" w:space="0" w:color="auto"/>
            <w:left w:val="none" w:sz="0" w:space="0" w:color="auto"/>
            <w:bottom w:val="none" w:sz="0" w:space="0" w:color="auto"/>
            <w:right w:val="none" w:sz="0" w:space="0" w:color="auto"/>
          </w:divBdr>
        </w:div>
      </w:divsChild>
    </w:div>
    <w:div w:id="1593391331">
      <w:bodyDiv w:val="1"/>
      <w:marLeft w:val="0"/>
      <w:marRight w:val="0"/>
      <w:marTop w:val="0"/>
      <w:marBottom w:val="0"/>
      <w:divBdr>
        <w:top w:val="none" w:sz="0" w:space="0" w:color="auto"/>
        <w:left w:val="none" w:sz="0" w:space="0" w:color="auto"/>
        <w:bottom w:val="none" w:sz="0" w:space="0" w:color="auto"/>
        <w:right w:val="none" w:sz="0" w:space="0" w:color="auto"/>
      </w:divBdr>
    </w:div>
    <w:div w:id="1599412148">
      <w:bodyDiv w:val="1"/>
      <w:marLeft w:val="0"/>
      <w:marRight w:val="0"/>
      <w:marTop w:val="0"/>
      <w:marBottom w:val="0"/>
      <w:divBdr>
        <w:top w:val="none" w:sz="0" w:space="0" w:color="auto"/>
        <w:left w:val="none" w:sz="0" w:space="0" w:color="auto"/>
        <w:bottom w:val="none" w:sz="0" w:space="0" w:color="auto"/>
        <w:right w:val="none" w:sz="0" w:space="0" w:color="auto"/>
      </w:divBdr>
    </w:div>
    <w:div w:id="1610821282">
      <w:bodyDiv w:val="1"/>
      <w:marLeft w:val="0"/>
      <w:marRight w:val="0"/>
      <w:marTop w:val="0"/>
      <w:marBottom w:val="0"/>
      <w:divBdr>
        <w:top w:val="none" w:sz="0" w:space="0" w:color="auto"/>
        <w:left w:val="none" w:sz="0" w:space="0" w:color="auto"/>
        <w:bottom w:val="none" w:sz="0" w:space="0" w:color="auto"/>
        <w:right w:val="none" w:sz="0" w:space="0" w:color="auto"/>
      </w:divBdr>
    </w:div>
    <w:div w:id="1621496281">
      <w:bodyDiv w:val="1"/>
      <w:marLeft w:val="0"/>
      <w:marRight w:val="0"/>
      <w:marTop w:val="0"/>
      <w:marBottom w:val="0"/>
      <w:divBdr>
        <w:top w:val="none" w:sz="0" w:space="0" w:color="auto"/>
        <w:left w:val="none" w:sz="0" w:space="0" w:color="auto"/>
        <w:bottom w:val="none" w:sz="0" w:space="0" w:color="auto"/>
        <w:right w:val="none" w:sz="0" w:space="0" w:color="auto"/>
      </w:divBdr>
    </w:div>
    <w:div w:id="1639415584">
      <w:bodyDiv w:val="1"/>
      <w:marLeft w:val="0"/>
      <w:marRight w:val="0"/>
      <w:marTop w:val="0"/>
      <w:marBottom w:val="0"/>
      <w:divBdr>
        <w:top w:val="none" w:sz="0" w:space="0" w:color="auto"/>
        <w:left w:val="none" w:sz="0" w:space="0" w:color="auto"/>
        <w:bottom w:val="none" w:sz="0" w:space="0" w:color="auto"/>
        <w:right w:val="none" w:sz="0" w:space="0" w:color="auto"/>
      </w:divBdr>
    </w:div>
    <w:div w:id="1645811945">
      <w:bodyDiv w:val="1"/>
      <w:marLeft w:val="0"/>
      <w:marRight w:val="0"/>
      <w:marTop w:val="0"/>
      <w:marBottom w:val="0"/>
      <w:divBdr>
        <w:top w:val="none" w:sz="0" w:space="0" w:color="auto"/>
        <w:left w:val="none" w:sz="0" w:space="0" w:color="auto"/>
        <w:bottom w:val="none" w:sz="0" w:space="0" w:color="auto"/>
        <w:right w:val="none" w:sz="0" w:space="0" w:color="auto"/>
      </w:divBdr>
    </w:div>
    <w:div w:id="1650596633">
      <w:bodyDiv w:val="1"/>
      <w:marLeft w:val="0"/>
      <w:marRight w:val="0"/>
      <w:marTop w:val="0"/>
      <w:marBottom w:val="0"/>
      <w:divBdr>
        <w:top w:val="none" w:sz="0" w:space="0" w:color="auto"/>
        <w:left w:val="none" w:sz="0" w:space="0" w:color="auto"/>
        <w:bottom w:val="none" w:sz="0" w:space="0" w:color="auto"/>
        <w:right w:val="none" w:sz="0" w:space="0" w:color="auto"/>
      </w:divBdr>
    </w:div>
    <w:div w:id="1658608955">
      <w:bodyDiv w:val="1"/>
      <w:marLeft w:val="0"/>
      <w:marRight w:val="0"/>
      <w:marTop w:val="0"/>
      <w:marBottom w:val="0"/>
      <w:divBdr>
        <w:top w:val="none" w:sz="0" w:space="0" w:color="auto"/>
        <w:left w:val="none" w:sz="0" w:space="0" w:color="auto"/>
        <w:bottom w:val="none" w:sz="0" w:space="0" w:color="auto"/>
        <w:right w:val="none" w:sz="0" w:space="0" w:color="auto"/>
      </w:divBdr>
    </w:div>
    <w:div w:id="1661036514">
      <w:bodyDiv w:val="1"/>
      <w:marLeft w:val="0"/>
      <w:marRight w:val="0"/>
      <w:marTop w:val="0"/>
      <w:marBottom w:val="0"/>
      <w:divBdr>
        <w:top w:val="none" w:sz="0" w:space="0" w:color="auto"/>
        <w:left w:val="none" w:sz="0" w:space="0" w:color="auto"/>
        <w:bottom w:val="none" w:sz="0" w:space="0" w:color="auto"/>
        <w:right w:val="none" w:sz="0" w:space="0" w:color="auto"/>
      </w:divBdr>
    </w:div>
    <w:div w:id="1671248999">
      <w:bodyDiv w:val="1"/>
      <w:marLeft w:val="0"/>
      <w:marRight w:val="0"/>
      <w:marTop w:val="0"/>
      <w:marBottom w:val="0"/>
      <w:divBdr>
        <w:top w:val="none" w:sz="0" w:space="0" w:color="auto"/>
        <w:left w:val="none" w:sz="0" w:space="0" w:color="auto"/>
        <w:bottom w:val="none" w:sz="0" w:space="0" w:color="auto"/>
        <w:right w:val="none" w:sz="0" w:space="0" w:color="auto"/>
      </w:divBdr>
      <w:divsChild>
        <w:div w:id="63457371">
          <w:marLeft w:val="0"/>
          <w:marRight w:val="0"/>
          <w:marTop w:val="0"/>
          <w:marBottom w:val="0"/>
          <w:divBdr>
            <w:top w:val="none" w:sz="0" w:space="0" w:color="auto"/>
            <w:left w:val="none" w:sz="0" w:space="0" w:color="auto"/>
            <w:bottom w:val="none" w:sz="0" w:space="0" w:color="auto"/>
            <w:right w:val="none" w:sz="0" w:space="0" w:color="auto"/>
          </w:divBdr>
          <w:divsChild>
            <w:div w:id="402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68486">
      <w:bodyDiv w:val="1"/>
      <w:marLeft w:val="0"/>
      <w:marRight w:val="0"/>
      <w:marTop w:val="0"/>
      <w:marBottom w:val="0"/>
      <w:divBdr>
        <w:top w:val="none" w:sz="0" w:space="0" w:color="auto"/>
        <w:left w:val="none" w:sz="0" w:space="0" w:color="auto"/>
        <w:bottom w:val="none" w:sz="0" w:space="0" w:color="auto"/>
        <w:right w:val="none" w:sz="0" w:space="0" w:color="auto"/>
      </w:divBdr>
    </w:div>
    <w:div w:id="1692343158">
      <w:bodyDiv w:val="1"/>
      <w:marLeft w:val="0"/>
      <w:marRight w:val="0"/>
      <w:marTop w:val="0"/>
      <w:marBottom w:val="0"/>
      <w:divBdr>
        <w:top w:val="none" w:sz="0" w:space="0" w:color="auto"/>
        <w:left w:val="none" w:sz="0" w:space="0" w:color="auto"/>
        <w:bottom w:val="none" w:sz="0" w:space="0" w:color="auto"/>
        <w:right w:val="none" w:sz="0" w:space="0" w:color="auto"/>
      </w:divBdr>
    </w:div>
    <w:div w:id="1705255963">
      <w:bodyDiv w:val="1"/>
      <w:marLeft w:val="0"/>
      <w:marRight w:val="0"/>
      <w:marTop w:val="0"/>
      <w:marBottom w:val="0"/>
      <w:divBdr>
        <w:top w:val="none" w:sz="0" w:space="0" w:color="auto"/>
        <w:left w:val="none" w:sz="0" w:space="0" w:color="auto"/>
        <w:bottom w:val="none" w:sz="0" w:space="0" w:color="auto"/>
        <w:right w:val="none" w:sz="0" w:space="0" w:color="auto"/>
      </w:divBdr>
    </w:div>
    <w:div w:id="1707606610">
      <w:bodyDiv w:val="1"/>
      <w:marLeft w:val="0"/>
      <w:marRight w:val="0"/>
      <w:marTop w:val="0"/>
      <w:marBottom w:val="0"/>
      <w:divBdr>
        <w:top w:val="none" w:sz="0" w:space="0" w:color="auto"/>
        <w:left w:val="none" w:sz="0" w:space="0" w:color="auto"/>
        <w:bottom w:val="none" w:sz="0" w:space="0" w:color="auto"/>
        <w:right w:val="none" w:sz="0" w:space="0" w:color="auto"/>
      </w:divBdr>
    </w:div>
    <w:div w:id="1736900722">
      <w:bodyDiv w:val="1"/>
      <w:marLeft w:val="0"/>
      <w:marRight w:val="0"/>
      <w:marTop w:val="0"/>
      <w:marBottom w:val="0"/>
      <w:divBdr>
        <w:top w:val="none" w:sz="0" w:space="0" w:color="auto"/>
        <w:left w:val="none" w:sz="0" w:space="0" w:color="auto"/>
        <w:bottom w:val="none" w:sz="0" w:space="0" w:color="auto"/>
        <w:right w:val="none" w:sz="0" w:space="0" w:color="auto"/>
      </w:divBdr>
    </w:div>
    <w:div w:id="1745227376">
      <w:bodyDiv w:val="1"/>
      <w:marLeft w:val="0"/>
      <w:marRight w:val="0"/>
      <w:marTop w:val="0"/>
      <w:marBottom w:val="0"/>
      <w:divBdr>
        <w:top w:val="none" w:sz="0" w:space="0" w:color="auto"/>
        <w:left w:val="none" w:sz="0" w:space="0" w:color="auto"/>
        <w:bottom w:val="none" w:sz="0" w:space="0" w:color="auto"/>
        <w:right w:val="none" w:sz="0" w:space="0" w:color="auto"/>
      </w:divBdr>
    </w:div>
    <w:div w:id="1748723643">
      <w:bodyDiv w:val="1"/>
      <w:marLeft w:val="0"/>
      <w:marRight w:val="0"/>
      <w:marTop w:val="0"/>
      <w:marBottom w:val="0"/>
      <w:divBdr>
        <w:top w:val="none" w:sz="0" w:space="0" w:color="auto"/>
        <w:left w:val="none" w:sz="0" w:space="0" w:color="auto"/>
        <w:bottom w:val="none" w:sz="0" w:space="0" w:color="auto"/>
        <w:right w:val="none" w:sz="0" w:space="0" w:color="auto"/>
      </w:divBdr>
    </w:div>
    <w:div w:id="1752501968">
      <w:bodyDiv w:val="1"/>
      <w:marLeft w:val="0"/>
      <w:marRight w:val="0"/>
      <w:marTop w:val="0"/>
      <w:marBottom w:val="0"/>
      <w:divBdr>
        <w:top w:val="none" w:sz="0" w:space="0" w:color="auto"/>
        <w:left w:val="none" w:sz="0" w:space="0" w:color="auto"/>
        <w:bottom w:val="none" w:sz="0" w:space="0" w:color="auto"/>
        <w:right w:val="none" w:sz="0" w:space="0" w:color="auto"/>
      </w:divBdr>
      <w:divsChild>
        <w:div w:id="44566294">
          <w:marLeft w:val="2160"/>
          <w:marRight w:val="0"/>
          <w:marTop w:val="0"/>
          <w:marBottom w:val="0"/>
          <w:divBdr>
            <w:top w:val="none" w:sz="0" w:space="0" w:color="auto"/>
            <w:left w:val="none" w:sz="0" w:space="0" w:color="auto"/>
            <w:bottom w:val="none" w:sz="0" w:space="0" w:color="auto"/>
            <w:right w:val="none" w:sz="0" w:space="0" w:color="auto"/>
          </w:divBdr>
        </w:div>
        <w:div w:id="573129925">
          <w:marLeft w:val="720"/>
          <w:marRight w:val="0"/>
          <w:marTop w:val="0"/>
          <w:marBottom w:val="0"/>
          <w:divBdr>
            <w:top w:val="none" w:sz="0" w:space="0" w:color="auto"/>
            <w:left w:val="none" w:sz="0" w:space="0" w:color="auto"/>
            <w:bottom w:val="none" w:sz="0" w:space="0" w:color="auto"/>
            <w:right w:val="none" w:sz="0" w:space="0" w:color="auto"/>
          </w:divBdr>
        </w:div>
        <w:div w:id="1253204382">
          <w:marLeft w:val="2160"/>
          <w:marRight w:val="0"/>
          <w:marTop w:val="0"/>
          <w:marBottom w:val="0"/>
          <w:divBdr>
            <w:top w:val="none" w:sz="0" w:space="0" w:color="auto"/>
            <w:left w:val="none" w:sz="0" w:space="0" w:color="auto"/>
            <w:bottom w:val="none" w:sz="0" w:space="0" w:color="auto"/>
            <w:right w:val="none" w:sz="0" w:space="0" w:color="auto"/>
          </w:divBdr>
        </w:div>
        <w:div w:id="1413314221">
          <w:marLeft w:val="2160"/>
          <w:marRight w:val="0"/>
          <w:marTop w:val="0"/>
          <w:marBottom w:val="0"/>
          <w:divBdr>
            <w:top w:val="none" w:sz="0" w:space="0" w:color="auto"/>
            <w:left w:val="none" w:sz="0" w:space="0" w:color="auto"/>
            <w:bottom w:val="none" w:sz="0" w:space="0" w:color="auto"/>
            <w:right w:val="none" w:sz="0" w:space="0" w:color="auto"/>
          </w:divBdr>
        </w:div>
        <w:div w:id="1468473676">
          <w:marLeft w:val="2160"/>
          <w:marRight w:val="0"/>
          <w:marTop w:val="0"/>
          <w:marBottom w:val="0"/>
          <w:divBdr>
            <w:top w:val="none" w:sz="0" w:space="0" w:color="auto"/>
            <w:left w:val="none" w:sz="0" w:space="0" w:color="auto"/>
            <w:bottom w:val="none" w:sz="0" w:space="0" w:color="auto"/>
            <w:right w:val="none" w:sz="0" w:space="0" w:color="auto"/>
          </w:divBdr>
        </w:div>
        <w:div w:id="1638290853">
          <w:marLeft w:val="2160"/>
          <w:marRight w:val="0"/>
          <w:marTop w:val="0"/>
          <w:marBottom w:val="0"/>
          <w:divBdr>
            <w:top w:val="none" w:sz="0" w:space="0" w:color="auto"/>
            <w:left w:val="none" w:sz="0" w:space="0" w:color="auto"/>
            <w:bottom w:val="none" w:sz="0" w:space="0" w:color="auto"/>
            <w:right w:val="none" w:sz="0" w:space="0" w:color="auto"/>
          </w:divBdr>
        </w:div>
        <w:div w:id="2121100245">
          <w:marLeft w:val="1440"/>
          <w:marRight w:val="0"/>
          <w:marTop w:val="0"/>
          <w:marBottom w:val="0"/>
          <w:divBdr>
            <w:top w:val="none" w:sz="0" w:space="0" w:color="auto"/>
            <w:left w:val="none" w:sz="0" w:space="0" w:color="auto"/>
            <w:bottom w:val="none" w:sz="0" w:space="0" w:color="auto"/>
            <w:right w:val="none" w:sz="0" w:space="0" w:color="auto"/>
          </w:divBdr>
        </w:div>
        <w:div w:id="2140612487">
          <w:marLeft w:val="1440"/>
          <w:marRight w:val="0"/>
          <w:marTop w:val="0"/>
          <w:marBottom w:val="0"/>
          <w:divBdr>
            <w:top w:val="none" w:sz="0" w:space="0" w:color="auto"/>
            <w:left w:val="none" w:sz="0" w:space="0" w:color="auto"/>
            <w:bottom w:val="none" w:sz="0" w:space="0" w:color="auto"/>
            <w:right w:val="none" w:sz="0" w:space="0" w:color="auto"/>
          </w:divBdr>
        </w:div>
      </w:divsChild>
    </w:div>
    <w:div w:id="1756706050">
      <w:bodyDiv w:val="1"/>
      <w:marLeft w:val="0"/>
      <w:marRight w:val="0"/>
      <w:marTop w:val="0"/>
      <w:marBottom w:val="0"/>
      <w:divBdr>
        <w:top w:val="none" w:sz="0" w:space="0" w:color="auto"/>
        <w:left w:val="none" w:sz="0" w:space="0" w:color="auto"/>
        <w:bottom w:val="none" w:sz="0" w:space="0" w:color="auto"/>
        <w:right w:val="none" w:sz="0" w:space="0" w:color="auto"/>
      </w:divBdr>
    </w:div>
    <w:div w:id="1775204152">
      <w:bodyDiv w:val="1"/>
      <w:marLeft w:val="0"/>
      <w:marRight w:val="0"/>
      <w:marTop w:val="0"/>
      <w:marBottom w:val="0"/>
      <w:divBdr>
        <w:top w:val="none" w:sz="0" w:space="0" w:color="auto"/>
        <w:left w:val="none" w:sz="0" w:space="0" w:color="auto"/>
        <w:bottom w:val="none" w:sz="0" w:space="0" w:color="auto"/>
        <w:right w:val="none" w:sz="0" w:space="0" w:color="auto"/>
      </w:divBdr>
    </w:div>
    <w:div w:id="1779711818">
      <w:bodyDiv w:val="1"/>
      <w:marLeft w:val="0"/>
      <w:marRight w:val="0"/>
      <w:marTop w:val="0"/>
      <w:marBottom w:val="0"/>
      <w:divBdr>
        <w:top w:val="none" w:sz="0" w:space="0" w:color="auto"/>
        <w:left w:val="none" w:sz="0" w:space="0" w:color="auto"/>
        <w:bottom w:val="none" w:sz="0" w:space="0" w:color="auto"/>
        <w:right w:val="none" w:sz="0" w:space="0" w:color="auto"/>
      </w:divBdr>
    </w:div>
    <w:div w:id="1781950929">
      <w:bodyDiv w:val="1"/>
      <w:marLeft w:val="0"/>
      <w:marRight w:val="0"/>
      <w:marTop w:val="0"/>
      <w:marBottom w:val="0"/>
      <w:divBdr>
        <w:top w:val="none" w:sz="0" w:space="0" w:color="auto"/>
        <w:left w:val="none" w:sz="0" w:space="0" w:color="auto"/>
        <w:bottom w:val="none" w:sz="0" w:space="0" w:color="auto"/>
        <w:right w:val="none" w:sz="0" w:space="0" w:color="auto"/>
      </w:divBdr>
    </w:div>
    <w:div w:id="1792817233">
      <w:bodyDiv w:val="1"/>
      <w:marLeft w:val="0"/>
      <w:marRight w:val="0"/>
      <w:marTop w:val="0"/>
      <w:marBottom w:val="0"/>
      <w:divBdr>
        <w:top w:val="none" w:sz="0" w:space="0" w:color="auto"/>
        <w:left w:val="none" w:sz="0" w:space="0" w:color="auto"/>
        <w:bottom w:val="none" w:sz="0" w:space="0" w:color="auto"/>
        <w:right w:val="none" w:sz="0" w:space="0" w:color="auto"/>
      </w:divBdr>
      <w:divsChild>
        <w:div w:id="330447035">
          <w:marLeft w:val="0"/>
          <w:marRight w:val="0"/>
          <w:marTop w:val="0"/>
          <w:marBottom w:val="0"/>
          <w:divBdr>
            <w:top w:val="none" w:sz="0" w:space="0" w:color="auto"/>
            <w:left w:val="none" w:sz="0" w:space="0" w:color="auto"/>
            <w:bottom w:val="none" w:sz="0" w:space="0" w:color="auto"/>
            <w:right w:val="none" w:sz="0" w:space="0" w:color="auto"/>
          </w:divBdr>
          <w:divsChild>
            <w:div w:id="1658609831">
              <w:marLeft w:val="0"/>
              <w:marRight w:val="0"/>
              <w:marTop w:val="300"/>
              <w:marBottom w:val="300"/>
              <w:divBdr>
                <w:top w:val="single" w:sz="12" w:space="8" w:color="FAA61A"/>
                <w:left w:val="none" w:sz="0" w:space="0" w:color="auto"/>
                <w:bottom w:val="none" w:sz="0" w:space="0" w:color="auto"/>
                <w:right w:val="none" w:sz="0" w:space="0" w:color="auto"/>
              </w:divBdr>
            </w:div>
          </w:divsChild>
        </w:div>
        <w:div w:id="624316251">
          <w:marLeft w:val="0"/>
          <w:marRight w:val="0"/>
          <w:marTop w:val="0"/>
          <w:marBottom w:val="0"/>
          <w:divBdr>
            <w:top w:val="none" w:sz="0" w:space="0" w:color="auto"/>
            <w:left w:val="none" w:sz="0" w:space="0" w:color="auto"/>
            <w:bottom w:val="none" w:sz="0" w:space="0" w:color="auto"/>
            <w:right w:val="none" w:sz="0" w:space="0" w:color="auto"/>
          </w:divBdr>
        </w:div>
      </w:divsChild>
    </w:div>
    <w:div w:id="1800759286">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
    <w:div w:id="1807553109">
      <w:bodyDiv w:val="1"/>
      <w:marLeft w:val="0"/>
      <w:marRight w:val="0"/>
      <w:marTop w:val="0"/>
      <w:marBottom w:val="0"/>
      <w:divBdr>
        <w:top w:val="none" w:sz="0" w:space="0" w:color="auto"/>
        <w:left w:val="none" w:sz="0" w:space="0" w:color="auto"/>
        <w:bottom w:val="none" w:sz="0" w:space="0" w:color="auto"/>
        <w:right w:val="none" w:sz="0" w:space="0" w:color="auto"/>
      </w:divBdr>
    </w:div>
    <w:div w:id="1810047550">
      <w:bodyDiv w:val="1"/>
      <w:marLeft w:val="0"/>
      <w:marRight w:val="0"/>
      <w:marTop w:val="0"/>
      <w:marBottom w:val="0"/>
      <w:divBdr>
        <w:top w:val="none" w:sz="0" w:space="0" w:color="auto"/>
        <w:left w:val="none" w:sz="0" w:space="0" w:color="auto"/>
        <w:bottom w:val="none" w:sz="0" w:space="0" w:color="auto"/>
        <w:right w:val="none" w:sz="0" w:space="0" w:color="auto"/>
      </w:divBdr>
    </w:div>
    <w:div w:id="1816338982">
      <w:bodyDiv w:val="1"/>
      <w:marLeft w:val="0"/>
      <w:marRight w:val="0"/>
      <w:marTop w:val="0"/>
      <w:marBottom w:val="0"/>
      <w:divBdr>
        <w:top w:val="none" w:sz="0" w:space="0" w:color="auto"/>
        <w:left w:val="none" w:sz="0" w:space="0" w:color="auto"/>
        <w:bottom w:val="none" w:sz="0" w:space="0" w:color="auto"/>
        <w:right w:val="none" w:sz="0" w:space="0" w:color="auto"/>
      </w:divBdr>
    </w:div>
    <w:div w:id="1821577318">
      <w:bodyDiv w:val="1"/>
      <w:marLeft w:val="0"/>
      <w:marRight w:val="0"/>
      <w:marTop w:val="0"/>
      <w:marBottom w:val="0"/>
      <w:divBdr>
        <w:top w:val="none" w:sz="0" w:space="0" w:color="auto"/>
        <w:left w:val="none" w:sz="0" w:space="0" w:color="auto"/>
        <w:bottom w:val="none" w:sz="0" w:space="0" w:color="auto"/>
        <w:right w:val="none" w:sz="0" w:space="0" w:color="auto"/>
      </w:divBdr>
    </w:div>
    <w:div w:id="1831557730">
      <w:bodyDiv w:val="1"/>
      <w:marLeft w:val="0"/>
      <w:marRight w:val="0"/>
      <w:marTop w:val="0"/>
      <w:marBottom w:val="0"/>
      <w:divBdr>
        <w:top w:val="none" w:sz="0" w:space="0" w:color="auto"/>
        <w:left w:val="none" w:sz="0" w:space="0" w:color="auto"/>
        <w:bottom w:val="none" w:sz="0" w:space="0" w:color="auto"/>
        <w:right w:val="none" w:sz="0" w:space="0" w:color="auto"/>
      </w:divBdr>
    </w:div>
    <w:div w:id="1843621844">
      <w:bodyDiv w:val="1"/>
      <w:marLeft w:val="0"/>
      <w:marRight w:val="0"/>
      <w:marTop w:val="0"/>
      <w:marBottom w:val="0"/>
      <w:divBdr>
        <w:top w:val="none" w:sz="0" w:space="0" w:color="auto"/>
        <w:left w:val="none" w:sz="0" w:space="0" w:color="auto"/>
        <w:bottom w:val="none" w:sz="0" w:space="0" w:color="auto"/>
        <w:right w:val="none" w:sz="0" w:space="0" w:color="auto"/>
      </w:divBdr>
    </w:div>
    <w:div w:id="1855918939">
      <w:bodyDiv w:val="1"/>
      <w:marLeft w:val="0"/>
      <w:marRight w:val="0"/>
      <w:marTop w:val="0"/>
      <w:marBottom w:val="0"/>
      <w:divBdr>
        <w:top w:val="none" w:sz="0" w:space="0" w:color="auto"/>
        <w:left w:val="none" w:sz="0" w:space="0" w:color="auto"/>
        <w:bottom w:val="none" w:sz="0" w:space="0" w:color="auto"/>
        <w:right w:val="none" w:sz="0" w:space="0" w:color="auto"/>
      </w:divBdr>
    </w:div>
    <w:div w:id="1875069844">
      <w:bodyDiv w:val="1"/>
      <w:marLeft w:val="0"/>
      <w:marRight w:val="0"/>
      <w:marTop w:val="0"/>
      <w:marBottom w:val="0"/>
      <w:divBdr>
        <w:top w:val="none" w:sz="0" w:space="0" w:color="auto"/>
        <w:left w:val="none" w:sz="0" w:space="0" w:color="auto"/>
        <w:bottom w:val="none" w:sz="0" w:space="0" w:color="auto"/>
        <w:right w:val="none" w:sz="0" w:space="0" w:color="auto"/>
      </w:divBdr>
    </w:div>
    <w:div w:id="1875731016">
      <w:bodyDiv w:val="1"/>
      <w:marLeft w:val="0"/>
      <w:marRight w:val="0"/>
      <w:marTop w:val="0"/>
      <w:marBottom w:val="0"/>
      <w:divBdr>
        <w:top w:val="none" w:sz="0" w:space="0" w:color="auto"/>
        <w:left w:val="none" w:sz="0" w:space="0" w:color="auto"/>
        <w:bottom w:val="none" w:sz="0" w:space="0" w:color="auto"/>
        <w:right w:val="none" w:sz="0" w:space="0" w:color="auto"/>
      </w:divBdr>
      <w:divsChild>
        <w:div w:id="1782718881">
          <w:marLeft w:val="446"/>
          <w:marRight w:val="0"/>
          <w:marTop w:val="0"/>
          <w:marBottom w:val="0"/>
          <w:divBdr>
            <w:top w:val="none" w:sz="0" w:space="0" w:color="auto"/>
            <w:left w:val="none" w:sz="0" w:space="0" w:color="auto"/>
            <w:bottom w:val="none" w:sz="0" w:space="0" w:color="auto"/>
            <w:right w:val="none" w:sz="0" w:space="0" w:color="auto"/>
          </w:divBdr>
        </w:div>
        <w:div w:id="951549063">
          <w:marLeft w:val="446"/>
          <w:marRight w:val="0"/>
          <w:marTop w:val="0"/>
          <w:marBottom w:val="0"/>
          <w:divBdr>
            <w:top w:val="none" w:sz="0" w:space="0" w:color="auto"/>
            <w:left w:val="none" w:sz="0" w:space="0" w:color="auto"/>
            <w:bottom w:val="none" w:sz="0" w:space="0" w:color="auto"/>
            <w:right w:val="none" w:sz="0" w:space="0" w:color="auto"/>
          </w:divBdr>
        </w:div>
      </w:divsChild>
    </w:div>
    <w:div w:id="1876306944">
      <w:bodyDiv w:val="1"/>
      <w:marLeft w:val="0"/>
      <w:marRight w:val="0"/>
      <w:marTop w:val="0"/>
      <w:marBottom w:val="0"/>
      <w:divBdr>
        <w:top w:val="none" w:sz="0" w:space="0" w:color="auto"/>
        <w:left w:val="none" w:sz="0" w:space="0" w:color="auto"/>
        <w:bottom w:val="none" w:sz="0" w:space="0" w:color="auto"/>
        <w:right w:val="none" w:sz="0" w:space="0" w:color="auto"/>
      </w:divBdr>
    </w:div>
    <w:div w:id="1876888165">
      <w:bodyDiv w:val="1"/>
      <w:marLeft w:val="0"/>
      <w:marRight w:val="0"/>
      <w:marTop w:val="0"/>
      <w:marBottom w:val="0"/>
      <w:divBdr>
        <w:top w:val="none" w:sz="0" w:space="0" w:color="auto"/>
        <w:left w:val="none" w:sz="0" w:space="0" w:color="auto"/>
        <w:bottom w:val="none" w:sz="0" w:space="0" w:color="auto"/>
        <w:right w:val="none" w:sz="0" w:space="0" w:color="auto"/>
      </w:divBdr>
    </w:div>
    <w:div w:id="1883512879">
      <w:bodyDiv w:val="1"/>
      <w:marLeft w:val="0"/>
      <w:marRight w:val="0"/>
      <w:marTop w:val="0"/>
      <w:marBottom w:val="0"/>
      <w:divBdr>
        <w:top w:val="none" w:sz="0" w:space="0" w:color="auto"/>
        <w:left w:val="none" w:sz="0" w:space="0" w:color="auto"/>
        <w:bottom w:val="none" w:sz="0" w:space="0" w:color="auto"/>
        <w:right w:val="none" w:sz="0" w:space="0" w:color="auto"/>
      </w:divBdr>
    </w:div>
    <w:div w:id="1898710496">
      <w:bodyDiv w:val="1"/>
      <w:marLeft w:val="0"/>
      <w:marRight w:val="0"/>
      <w:marTop w:val="0"/>
      <w:marBottom w:val="0"/>
      <w:divBdr>
        <w:top w:val="none" w:sz="0" w:space="0" w:color="auto"/>
        <w:left w:val="none" w:sz="0" w:space="0" w:color="auto"/>
        <w:bottom w:val="none" w:sz="0" w:space="0" w:color="auto"/>
        <w:right w:val="none" w:sz="0" w:space="0" w:color="auto"/>
      </w:divBdr>
    </w:div>
    <w:div w:id="1918664185">
      <w:bodyDiv w:val="1"/>
      <w:marLeft w:val="0"/>
      <w:marRight w:val="0"/>
      <w:marTop w:val="0"/>
      <w:marBottom w:val="0"/>
      <w:divBdr>
        <w:top w:val="none" w:sz="0" w:space="0" w:color="auto"/>
        <w:left w:val="none" w:sz="0" w:space="0" w:color="auto"/>
        <w:bottom w:val="none" w:sz="0" w:space="0" w:color="auto"/>
        <w:right w:val="none" w:sz="0" w:space="0" w:color="auto"/>
      </w:divBdr>
    </w:div>
    <w:div w:id="1925723373">
      <w:bodyDiv w:val="1"/>
      <w:marLeft w:val="0"/>
      <w:marRight w:val="0"/>
      <w:marTop w:val="0"/>
      <w:marBottom w:val="0"/>
      <w:divBdr>
        <w:top w:val="none" w:sz="0" w:space="0" w:color="auto"/>
        <w:left w:val="none" w:sz="0" w:space="0" w:color="auto"/>
        <w:bottom w:val="none" w:sz="0" w:space="0" w:color="auto"/>
        <w:right w:val="none" w:sz="0" w:space="0" w:color="auto"/>
      </w:divBdr>
    </w:div>
    <w:div w:id="1932154923">
      <w:bodyDiv w:val="1"/>
      <w:marLeft w:val="0"/>
      <w:marRight w:val="0"/>
      <w:marTop w:val="0"/>
      <w:marBottom w:val="0"/>
      <w:divBdr>
        <w:top w:val="none" w:sz="0" w:space="0" w:color="auto"/>
        <w:left w:val="none" w:sz="0" w:space="0" w:color="auto"/>
        <w:bottom w:val="none" w:sz="0" w:space="0" w:color="auto"/>
        <w:right w:val="none" w:sz="0" w:space="0" w:color="auto"/>
      </w:divBdr>
    </w:div>
    <w:div w:id="1934361853">
      <w:bodyDiv w:val="1"/>
      <w:marLeft w:val="0"/>
      <w:marRight w:val="0"/>
      <w:marTop w:val="0"/>
      <w:marBottom w:val="0"/>
      <w:divBdr>
        <w:top w:val="none" w:sz="0" w:space="0" w:color="auto"/>
        <w:left w:val="none" w:sz="0" w:space="0" w:color="auto"/>
        <w:bottom w:val="none" w:sz="0" w:space="0" w:color="auto"/>
        <w:right w:val="none" w:sz="0" w:space="0" w:color="auto"/>
      </w:divBdr>
    </w:div>
    <w:div w:id="1938172707">
      <w:bodyDiv w:val="1"/>
      <w:marLeft w:val="0"/>
      <w:marRight w:val="0"/>
      <w:marTop w:val="0"/>
      <w:marBottom w:val="0"/>
      <w:divBdr>
        <w:top w:val="none" w:sz="0" w:space="0" w:color="auto"/>
        <w:left w:val="none" w:sz="0" w:space="0" w:color="auto"/>
        <w:bottom w:val="none" w:sz="0" w:space="0" w:color="auto"/>
        <w:right w:val="none" w:sz="0" w:space="0" w:color="auto"/>
      </w:divBdr>
    </w:div>
    <w:div w:id="1970351732">
      <w:bodyDiv w:val="1"/>
      <w:marLeft w:val="0"/>
      <w:marRight w:val="0"/>
      <w:marTop w:val="0"/>
      <w:marBottom w:val="0"/>
      <w:divBdr>
        <w:top w:val="none" w:sz="0" w:space="0" w:color="auto"/>
        <w:left w:val="none" w:sz="0" w:space="0" w:color="auto"/>
        <w:bottom w:val="none" w:sz="0" w:space="0" w:color="auto"/>
        <w:right w:val="none" w:sz="0" w:space="0" w:color="auto"/>
      </w:divBdr>
    </w:div>
    <w:div w:id="1972831826">
      <w:bodyDiv w:val="1"/>
      <w:marLeft w:val="0"/>
      <w:marRight w:val="0"/>
      <w:marTop w:val="0"/>
      <w:marBottom w:val="0"/>
      <w:divBdr>
        <w:top w:val="none" w:sz="0" w:space="0" w:color="auto"/>
        <w:left w:val="none" w:sz="0" w:space="0" w:color="auto"/>
        <w:bottom w:val="none" w:sz="0" w:space="0" w:color="auto"/>
        <w:right w:val="none" w:sz="0" w:space="0" w:color="auto"/>
      </w:divBdr>
    </w:div>
    <w:div w:id="1994025950">
      <w:bodyDiv w:val="1"/>
      <w:marLeft w:val="0"/>
      <w:marRight w:val="0"/>
      <w:marTop w:val="0"/>
      <w:marBottom w:val="0"/>
      <w:divBdr>
        <w:top w:val="none" w:sz="0" w:space="0" w:color="auto"/>
        <w:left w:val="none" w:sz="0" w:space="0" w:color="auto"/>
        <w:bottom w:val="none" w:sz="0" w:space="0" w:color="auto"/>
        <w:right w:val="none" w:sz="0" w:space="0" w:color="auto"/>
      </w:divBdr>
      <w:divsChild>
        <w:div w:id="1094519545">
          <w:marLeft w:val="0"/>
          <w:marRight w:val="0"/>
          <w:marTop w:val="0"/>
          <w:marBottom w:val="0"/>
          <w:divBdr>
            <w:top w:val="none" w:sz="0" w:space="0" w:color="auto"/>
            <w:left w:val="none" w:sz="0" w:space="0" w:color="auto"/>
            <w:bottom w:val="none" w:sz="0" w:space="0" w:color="auto"/>
            <w:right w:val="none" w:sz="0" w:space="0" w:color="auto"/>
          </w:divBdr>
          <w:divsChild>
            <w:div w:id="7122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3887">
      <w:bodyDiv w:val="1"/>
      <w:marLeft w:val="0"/>
      <w:marRight w:val="0"/>
      <w:marTop w:val="0"/>
      <w:marBottom w:val="0"/>
      <w:divBdr>
        <w:top w:val="none" w:sz="0" w:space="0" w:color="auto"/>
        <w:left w:val="none" w:sz="0" w:space="0" w:color="auto"/>
        <w:bottom w:val="none" w:sz="0" w:space="0" w:color="auto"/>
        <w:right w:val="none" w:sz="0" w:space="0" w:color="auto"/>
      </w:divBdr>
    </w:div>
    <w:div w:id="2002349228">
      <w:bodyDiv w:val="1"/>
      <w:marLeft w:val="0"/>
      <w:marRight w:val="0"/>
      <w:marTop w:val="0"/>
      <w:marBottom w:val="0"/>
      <w:divBdr>
        <w:top w:val="none" w:sz="0" w:space="0" w:color="auto"/>
        <w:left w:val="none" w:sz="0" w:space="0" w:color="auto"/>
        <w:bottom w:val="none" w:sz="0" w:space="0" w:color="auto"/>
        <w:right w:val="none" w:sz="0" w:space="0" w:color="auto"/>
      </w:divBdr>
    </w:div>
    <w:div w:id="2003967389">
      <w:bodyDiv w:val="1"/>
      <w:marLeft w:val="0"/>
      <w:marRight w:val="0"/>
      <w:marTop w:val="0"/>
      <w:marBottom w:val="0"/>
      <w:divBdr>
        <w:top w:val="none" w:sz="0" w:space="0" w:color="auto"/>
        <w:left w:val="none" w:sz="0" w:space="0" w:color="auto"/>
        <w:bottom w:val="none" w:sz="0" w:space="0" w:color="auto"/>
        <w:right w:val="none" w:sz="0" w:space="0" w:color="auto"/>
      </w:divBdr>
    </w:div>
    <w:div w:id="2023318168">
      <w:bodyDiv w:val="1"/>
      <w:marLeft w:val="0"/>
      <w:marRight w:val="0"/>
      <w:marTop w:val="0"/>
      <w:marBottom w:val="0"/>
      <w:divBdr>
        <w:top w:val="none" w:sz="0" w:space="0" w:color="auto"/>
        <w:left w:val="none" w:sz="0" w:space="0" w:color="auto"/>
        <w:bottom w:val="none" w:sz="0" w:space="0" w:color="auto"/>
        <w:right w:val="none" w:sz="0" w:space="0" w:color="auto"/>
      </w:divBdr>
    </w:div>
    <w:div w:id="2035812017">
      <w:bodyDiv w:val="1"/>
      <w:marLeft w:val="0"/>
      <w:marRight w:val="0"/>
      <w:marTop w:val="0"/>
      <w:marBottom w:val="0"/>
      <w:divBdr>
        <w:top w:val="none" w:sz="0" w:space="0" w:color="auto"/>
        <w:left w:val="none" w:sz="0" w:space="0" w:color="auto"/>
        <w:bottom w:val="none" w:sz="0" w:space="0" w:color="auto"/>
        <w:right w:val="none" w:sz="0" w:space="0" w:color="auto"/>
      </w:divBdr>
    </w:div>
    <w:div w:id="2046248921">
      <w:bodyDiv w:val="1"/>
      <w:marLeft w:val="0"/>
      <w:marRight w:val="0"/>
      <w:marTop w:val="0"/>
      <w:marBottom w:val="0"/>
      <w:divBdr>
        <w:top w:val="none" w:sz="0" w:space="0" w:color="auto"/>
        <w:left w:val="none" w:sz="0" w:space="0" w:color="auto"/>
        <w:bottom w:val="none" w:sz="0" w:space="0" w:color="auto"/>
        <w:right w:val="none" w:sz="0" w:space="0" w:color="auto"/>
      </w:divBdr>
    </w:div>
    <w:div w:id="2054959802">
      <w:bodyDiv w:val="1"/>
      <w:marLeft w:val="0"/>
      <w:marRight w:val="0"/>
      <w:marTop w:val="0"/>
      <w:marBottom w:val="0"/>
      <w:divBdr>
        <w:top w:val="none" w:sz="0" w:space="0" w:color="auto"/>
        <w:left w:val="none" w:sz="0" w:space="0" w:color="auto"/>
        <w:bottom w:val="none" w:sz="0" w:space="0" w:color="auto"/>
        <w:right w:val="none" w:sz="0" w:space="0" w:color="auto"/>
      </w:divBdr>
    </w:div>
    <w:div w:id="2060738450">
      <w:bodyDiv w:val="1"/>
      <w:marLeft w:val="0"/>
      <w:marRight w:val="0"/>
      <w:marTop w:val="0"/>
      <w:marBottom w:val="0"/>
      <w:divBdr>
        <w:top w:val="none" w:sz="0" w:space="0" w:color="auto"/>
        <w:left w:val="none" w:sz="0" w:space="0" w:color="auto"/>
        <w:bottom w:val="none" w:sz="0" w:space="0" w:color="auto"/>
        <w:right w:val="none" w:sz="0" w:space="0" w:color="auto"/>
      </w:divBdr>
    </w:div>
    <w:div w:id="2100564799">
      <w:bodyDiv w:val="1"/>
      <w:marLeft w:val="0"/>
      <w:marRight w:val="0"/>
      <w:marTop w:val="0"/>
      <w:marBottom w:val="0"/>
      <w:divBdr>
        <w:top w:val="none" w:sz="0" w:space="0" w:color="auto"/>
        <w:left w:val="none" w:sz="0" w:space="0" w:color="auto"/>
        <w:bottom w:val="none" w:sz="0" w:space="0" w:color="auto"/>
        <w:right w:val="none" w:sz="0" w:space="0" w:color="auto"/>
      </w:divBdr>
    </w:div>
    <w:div w:id="2110152695">
      <w:bodyDiv w:val="1"/>
      <w:marLeft w:val="0"/>
      <w:marRight w:val="0"/>
      <w:marTop w:val="0"/>
      <w:marBottom w:val="0"/>
      <w:divBdr>
        <w:top w:val="none" w:sz="0" w:space="0" w:color="auto"/>
        <w:left w:val="none" w:sz="0" w:space="0" w:color="auto"/>
        <w:bottom w:val="none" w:sz="0" w:space="0" w:color="auto"/>
        <w:right w:val="none" w:sz="0" w:space="0" w:color="auto"/>
      </w:divBdr>
    </w:div>
    <w:div w:id="2122456009">
      <w:bodyDiv w:val="1"/>
      <w:marLeft w:val="0"/>
      <w:marRight w:val="0"/>
      <w:marTop w:val="0"/>
      <w:marBottom w:val="0"/>
      <w:divBdr>
        <w:top w:val="none" w:sz="0" w:space="0" w:color="auto"/>
        <w:left w:val="none" w:sz="0" w:space="0" w:color="auto"/>
        <w:bottom w:val="none" w:sz="0" w:space="0" w:color="auto"/>
        <w:right w:val="none" w:sz="0" w:space="0" w:color="auto"/>
      </w:divBdr>
    </w:div>
    <w:div w:id="2123257774">
      <w:bodyDiv w:val="1"/>
      <w:marLeft w:val="0"/>
      <w:marRight w:val="0"/>
      <w:marTop w:val="0"/>
      <w:marBottom w:val="0"/>
      <w:divBdr>
        <w:top w:val="none" w:sz="0" w:space="0" w:color="auto"/>
        <w:left w:val="none" w:sz="0" w:space="0" w:color="auto"/>
        <w:bottom w:val="none" w:sz="0" w:space="0" w:color="auto"/>
        <w:right w:val="none" w:sz="0" w:space="0" w:color="auto"/>
      </w:divBdr>
      <w:divsChild>
        <w:div w:id="1290014034">
          <w:marLeft w:val="0"/>
          <w:marRight w:val="0"/>
          <w:marTop w:val="0"/>
          <w:marBottom w:val="0"/>
          <w:divBdr>
            <w:top w:val="none" w:sz="0" w:space="0" w:color="auto"/>
            <w:left w:val="none" w:sz="0" w:space="0" w:color="auto"/>
            <w:bottom w:val="none" w:sz="0" w:space="0" w:color="auto"/>
            <w:right w:val="none" w:sz="0" w:space="0" w:color="auto"/>
          </w:divBdr>
        </w:div>
        <w:div w:id="1527283263">
          <w:marLeft w:val="0"/>
          <w:marRight w:val="0"/>
          <w:marTop w:val="0"/>
          <w:marBottom w:val="0"/>
          <w:divBdr>
            <w:top w:val="none" w:sz="0" w:space="0" w:color="auto"/>
            <w:left w:val="none" w:sz="0" w:space="0" w:color="auto"/>
            <w:bottom w:val="none" w:sz="0" w:space="0" w:color="auto"/>
            <w:right w:val="none" w:sz="0" w:space="0" w:color="auto"/>
          </w:divBdr>
        </w:div>
        <w:div w:id="1579512602">
          <w:marLeft w:val="0"/>
          <w:marRight w:val="0"/>
          <w:marTop w:val="0"/>
          <w:marBottom w:val="0"/>
          <w:divBdr>
            <w:top w:val="none" w:sz="0" w:space="0" w:color="auto"/>
            <w:left w:val="none" w:sz="0" w:space="0" w:color="auto"/>
            <w:bottom w:val="none" w:sz="0" w:space="0" w:color="auto"/>
            <w:right w:val="none" w:sz="0" w:space="0" w:color="auto"/>
          </w:divBdr>
        </w:div>
      </w:divsChild>
    </w:div>
    <w:div w:id="2123913252">
      <w:bodyDiv w:val="1"/>
      <w:marLeft w:val="0"/>
      <w:marRight w:val="0"/>
      <w:marTop w:val="0"/>
      <w:marBottom w:val="0"/>
      <w:divBdr>
        <w:top w:val="none" w:sz="0" w:space="0" w:color="auto"/>
        <w:left w:val="none" w:sz="0" w:space="0" w:color="auto"/>
        <w:bottom w:val="none" w:sz="0" w:space="0" w:color="auto"/>
        <w:right w:val="none" w:sz="0" w:space="0" w:color="auto"/>
      </w:divBdr>
    </w:div>
    <w:div w:id="2127388130">
      <w:bodyDiv w:val="1"/>
      <w:marLeft w:val="0"/>
      <w:marRight w:val="0"/>
      <w:marTop w:val="0"/>
      <w:marBottom w:val="0"/>
      <w:divBdr>
        <w:top w:val="none" w:sz="0" w:space="0" w:color="auto"/>
        <w:left w:val="none" w:sz="0" w:space="0" w:color="auto"/>
        <w:bottom w:val="none" w:sz="0" w:space="0" w:color="auto"/>
        <w:right w:val="none" w:sz="0" w:space="0" w:color="auto"/>
      </w:divBdr>
    </w:div>
    <w:div w:id="2131049324">
      <w:bodyDiv w:val="1"/>
      <w:marLeft w:val="0"/>
      <w:marRight w:val="0"/>
      <w:marTop w:val="0"/>
      <w:marBottom w:val="0"/>
      <w:divBdr>
        <w:top w:val="none" w:sz="0" w:space="0" w:color="auto"/>
        <w:left w:val="none" w:sz="0" w:space="0" w:color="auto"/>
        <w:bottom w:val="none" w:sz="0" w:space="0" w:color="auto"/>
        <w:right w:val="none" w:sz="0" w:space="0" w:color="auto"/>
      </w:divBdr>
    </w:div>
    <w:div w:id="2138059905">
      <w:bodyDiv w:val="1"/>
      <w:marLeft w:val="0"/>
      <w:marRight w:val="0"/>
      <w:marTop w:val="0"/>
      <w:marBottom w:val="0"/>
      <w:divBdr>
        <w:top w:val="none" w:sz="0" w:space="0" w:color="auto"/>
        <w:left w:val="none" w:sz="0" w:space="0" w:color="auto"/>
        <w:bottom w:val="none" w:sz="0" w:space="0" w:color="auto"/>
        <w:right w:val="none" w:sz="0" w:space="0" w:color="auto"/>
      </w:divBdr>
    </w:div>
    <w:div w:id="213971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acebook.com.vn/" TargetMode="External"/><Relationship Id="rId18" Type="http://schemas.openxmlformats.org/officeDocument/2006/relationships/hyperlink" Target="https://github.com/vncorenlp/VnCoreNLP/blob/master/VLSP2013_POS_tagset.pdf" TargetMode="External"/><Relationship Id="rId26" Type="http://schemas.openxmlformats.org/officeDocument/2006/relationships/image" Target="media/image11.png"/><Relationship Id="rId39" Type="http://schemas.openxmlformats.org/officeDocument/2006/relationships/header" Target="header1.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informatik.uni-leipzig.de/~duc/Dict/"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github.com/vncorenlp/VnCoreNLP/blob/master/VLSP2013_POS_tagset.pdf"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eb.stanford.edu/~jurafsky/slp3/"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vnexpress.net/"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github.com/undertheseanlp/dictionary/" TargetMode="External"/><Relationship Id="rId46" Type="http://schemas.openxmlformats.org/officeDocument/2006/relationships/theme" Target="theme/theme1.xml"/><Relationship Id="rId20" Type="http://schemas.openxmlformats.org/officeDocument/2006/relationships/hyperlink" Target="https://github.com/undertheseanlp/dictionary/" TargetMode="External"/><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008510C1118BA4F933B65825EE70E70" ma:contentTypeVersion="9" ma:contentTypeDescription="Create a new document." ma:contentTypeScope="" ma:versionID="d7690337c584a8cd14a326f1fc7988a9">
  <xsd:schema xmlns:xsd="http://www.w3.org/2001/XMLSchema" xmlns:xs="http://www.w3.org/2001/XMLSchema" xmlns:p="http://schemas.microsoft.com/office/2006/metadata/properties" xmlns:ns2="ba774fb5-2cf8-465a-a24b-3e0d6c5ac152" xmlns:ns3="77782a45-0a80-4861-8bd4-635a88548cdf" targetNamespace="http://schemas.microsoft.com/office/2006/metadata/properties" ma:root="true" ma:fieldsID="d2e9f9d2aacc1ac8a00a398eb5a201a0" ns2:_="" ns3:_="">
    <xsd:import namespace="ba774fb5-2cf8-465a-a24b-3e0d6c5ac152"/>
    <xsd:import namespace="77782a45-0a80-4861-8bd4-635a88548cdf"/>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element ref="ns3:SharedWithUsers" minOccurs="0"/>
                <xsd:element ref="ns3:SharedWithDetails"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774fb5-2cf8-465a-a24b-3e0d6c5ac1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782a45-0a80-4861-8bd4-635a88548cd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BBF1FF-6564-4969-B1AA-987B1251C75C}">
  <ds:schemaRefs>
    <ds:schemaRef ds:uri="http://schemas.openxmlformats.org/officeDocument/2006/bibliography"/>
  </ds:schemaRefs>
</ds:datastoreItem>
</file>

<file path=customXml/itemProps2.xml><?xml version="1.0" encoding="utf-8"?>
<ds:datastoreItem xmlns:ds="http://schemas.openxmlformats.org/officeDocument/2006/customXml" ds:itemID="{2E2B70CE-5822-4A9E-83F4-0B664E909AE3}">
  <ds:schemaRefs>
    <ds:schemaRef ds:uri="http://schemas.microsoft.com/sharepoint/v3/contenttype/forms"/>
  </ds:schemaRefs>
</ds:datastoreItem>
</file>

<file path=customXml/itemProps3.xml><?xml version="1.0" encoding="utf-8"?>
<ds:datastoreItem xmlns:ds="http://schemas.openxmlformats.org/officeDocument/2006/customXml" ds:itemID="{1AC82AB7-4AF3-4F77-97B4-23756502466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B926C5E-839E-45AE-8734-CBF9822AE3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774fb5-2cf8-465a-a24b-3e0d6c5ac152"/>
    <ds:schemaRef ds:uri="77782a45-0a80-4861-8bd4-635a88548c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4661</Words>
  <Characters>26571</Characters>
  <Application>Microsoft Office Word</Application>
  <DocSecurity>0</DocSecurity>
  <Lines>221</Lines>
  <Paragraphs>62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31170</CharactersWithSpaces>
  <SharedDoc>false</SharedDoc>
  <HLinks>
    <vt:vector size="222" baseType="variant">
      <vt:variant>
        <vt:i4>4980827</vt:i4>
      </vt:variant>
      <vt:variant>
        <vt:i4>198</vt:i4>
      </vt:variant>
      <vt:variant>
        <vt:i4>0</vt:i4>
      </vt:variant>
      <vt:variant>
        <vt:i4>5</vt:i4>
      </vt:variant>
      <vt:variant>
        <vt:lpwstr>https://github.com/undertheseanlp/dictionary/</vt:lpwstr>
      </vt:variant>
      <vt:variant>
        <vt:lpwstr/>
      </vt:variant>
      <vt:variant>
        <vt:i4>2097202</vt:i4>
      </vt:variant>
      <vt:variant>
        <vt:i4>195</vt:i4>
      </vt:variant>
      <vt:variant>
        <vt:i4>0</vt:i4>
      </vt:variant>
      <vt:variant>
        <vt:i4>5</vt:i4>
      </vt:variant>
      <vt:variant>
        <vt:lpwstr>https://github.com/vncorenlp/VnCoreNLP/blob/master/VLSP2013_POS_tagset.pdf</vt:lpwstr>
      </vt:variant>
      <vt:variant>
        <vt:lpwstr/>
      </vt:variant>
      <vt:variant>
        <vt:i4>1507411</vt:i4>
      </vt:variant>
      <vt:variant>
        <vt:i4>192</vt:i4>
      </vt:variant>
      <vt:variant>
        <vt:i4>0</vt:i4>
      </vt:variant>
      <vt:variant>
        <vt:i4>5</vt:i4>
      </vt:variant>
      <vt:variant>
        <vt:lpwstr>https://web.stanford.edu/~jurafsky/slp3/</vt:lpwstr>
      </vt:variant>
      <vt:variant>
        <vt:lpwstr/>
      </vt:variant>
      <vt:variant>
        <vt:i4>4980827</vt:i4>
      </vt:variant>
      <vt:variant>
        <vt:i4>189</vt:i4>
      </vt:variant>
      <vt:variant>
        <vt:i4>0</vt:i4>
      </vt:variant>
      <vt:variant>
        <vt:i4>5</vt:i4>
      </vt:variant>
      <vt:variant>
        <vt:lpwstr>https://github.com/undertheseanlp/dictionary/</vt:lpwstr>
      </vt:variant>
      <vt:variant>
        <vt:lpwstr/>
      </vt:variant>
      <vt:variant>
        <vt:i4>2097202</vt:i4>
      </vt:variant>
      <vt:variant>
        <vt:i4>186</vt:i4>
      </vt:variant>
      <vt:variant>
        <vt:i4>0</vt:i4>
      </vt:variant>
      <vt:variant>
        <vt:i4>5</vt:i4>
      </vt:variant>
      <vt:variant>
        <vt:lpwstr>https://github.com/vncorenlp/VnCoreNLP/blob/master/VLSP2013_POS_tagset.pdf</vt:lpwstr>
      </vt:variant>
      <vt:variant>
        <vt:lpwstr/>
      </vt:variant>
      <vt:variant>
        <vt:i4>5963862</vt:i4>
      </vt:variant>
      <vt:variant>
        <vt:i4>183</vt:i4>
      </vt:variant>
      <vt:variant>
        <vt:i4>0</vt:i4>
      </vt:variant>
      <vt:variant>
        <vt:i4>5</vt:i4>
      </vt:variant>
      <vt:variant>
        <vt:lpwstr>https://www.informatik.uni-leipzig.de/~duc/Dict/</vt:lpwstr>
      </vt:variant>
      <vt:variant>
        <vt:lpwstr/>
      </vt:variant>
      <vt:variant>
        <vt:i4>4587593</vt:i4>
      </vt:variant>
      <vt:variant>
        <vt:i4>180</vt:i4>
      </vt:variant>
      <vt:variant>
        <vt:i4>0</vt:i4>
      </vt:variant>
      <vt:variant>
        <vt:i4>5</vt:i4>
      </vt:variant>
      <vt:variant>
        <vt:lpwstr>https://facebook.com.vn/</vt:lpwstr>
      </vt:variant>
      <vt:variant>
        <vt:lpwstr/>
      </vt:variant>
      <vt:variant>
        <vt:i4>6422575</vt:i4>
      </vt:variant>
      <vt:variant>
        <vt:i4>177</vt:i4>
      </vt:variant>
      <vt:variant>
        <vt:i4>0</vt:i4>
      </vt:variant>
      <vt:variant>
        <vt:i4>5</vt:i4>
      </vt:variant>
      <vt:variant>
        <vt:lpwstr>https://vnexpress.net/</vt:lpwstr>
      </vt:variant>
      <vt:variant>
        <vt:lpwstr/>
      </vt:variant>
      <vt:variant>
        <vt:i4>1376319</vt:i4>
      </vt:variant>
      <vt:variant>
        <vt:i4>170</vt:i4>
      </vt:variant>
      <vt:variant>
        <vt:i4>0</vt:i4>
      </vt:variant>
      <vt:variant>
        <vt:i4>5</vt:i4>
      </vt:variant>
      <vt:variant>
        <vt:lpwstr/>
      </vt:variant>
      <vt:variant>
        <vt:lpwstr>_Toc91849473</vt:lpwstr>
      </vt:variant>
      <vt:variant>
        <vt:i4>1310783</vt:i4>
      </vt:variant>
      <vt:variant>
        <vt:i4>164</vt:i4>
      </vt:variant>
      <vt:variant>
        <vt:i4>0</vt:i4>
      </vt:variant>
      <vt:variant>
        <vt:i4>5</vt:i4>
      </vt:variant>
      <vt:variant>
        <vt:lpwstr/>
      </vt:variant>
      <vt:variant>
        <vt:lpwstr>_Toc91849472</vt:lpwstr>
      </vt:variant>
      <vt:variant>
        <vt:i4>1114174</vt:i4>
      </vt:variant>
      <vt:variant>
        <vt:i4>158</vt:i4>
      </vt:variant>
      <vt:variant>
        <vt:i4>0</vt:i4>
      </vt:variant>
      <vt:variant>
        <vt:i4>5</vt:i4>
      </vt:variant>
      <vt:variant>
        <vt:lpwstr/>
      </vt:variant>
      <vt:variant>
        <vt:lpwstr>_Toc91849467</vt:lpwstr>
      </vt:variant>
      <vt:variant>
        <vt:i4>1441855</vt:i4>
      </vt:variant>
      <vt:variant>
        <vt:i4>152</vt:i4>
      </vt:variant>
      <vt:variant>
        <vt:i4>0</vt:i4>
      </vt:variant>
      <vt:variant>
        <vt:i4>5</vt:i4>
      </vt:variant>
      <vt:variant>
        <vt:lpwstr/>
      </vt:variant>
      <vt:variant>
        <vt:lpwstr>_Toc91849470</vt:lpwstr>
      </vt:variant>
      <vt:variant>
        <vt:i4>2031678</vt:i4>
      </vt:variant>
      <vt:variant>
        <vt:i4>146</vt:i4>
      </vt:variant>
      <vt:variant>
        <vt:i4>0</vt:i4>
      </vt:variant>
      <vt:variant>
        <vt:i4>5</vt:i4>
      </vt:variant>
      <vt:variant>
        <vt:lpwstr/>
      </vt:variant>
      <vt:variant>
        <vt:lpwstr>_Toc91849469</vt:lpwstr>
      </vt:variant>
      <vt:variant>
        <vt:i4>1310782</vt:i4>
      </vt:variant>
      <vt:variant>
        <vt:i4>140</vt:i4>
      </vt:variant>
      <vt:variant>
        <vt:i4>0</vt:i4>
      </vt:variant>
      <vt:variant>
        <vt:i4>5</vt:i4>
      </vt:variant>
      <vt:variant>
        <vt:lpwstr/>
      </vt:variant>
      <vt:variant>
        <vt:lpwstr>_Toc91849462</vt:lpwstr>
      </vt:variant>
      <vt:variant>
        <vt:i4>1310782</vt:i4>
      </vt:variant>
      <vt:variant>
        <vt:i4>134</vt:i4>
      </vt:variant>
      <vt:variant>
        <vt:i4>0</vt:i4>
      </vt:variant>
      <vt:variant>
        <vt:i4>5</vt:i4>
      </vt:variant>
      <vt:variant>
        <vt:lpwstr/>
      </vt:variant>
      <vt:variant>
        <vt:lpwstr>_Toc91849462</vt:lpwstr>
      </vt:variant>
      <vt:variant>
        <vt:i4>1966142</vt:i4>
      </vt:variant>
      <vt:variant>
        <vt:i4>128</vt:i4>
      </vt:variant>
      <vt:variant>
        <vt:i4>0</vt:i4>
      </vt:variant>
      <vt:variant>
        <vt:i4>5</vt:i4>
      </vt:variant>
      <vt:variant>
        <vt:lpwstr/>
      </vt:variant>
      <vt:variant>
        <vt:lpwstr>_Toc91849468</vt:lpwstr>
      </vt:variant>
      <vt:variant>
        <vt:i4>1114174</vt:i4>
      </vt:variant>
      <vt:variant>
        <vt:i4>122</vt:i4>
      </vt:variant>
      <vt:variant>
        <vt:i4>0</vt:i4>
      </vt:variant>
      <vt:variant>
        <vt:i4>5</vt:i4>
      </vt:variant>
      <vt:variant>
        <vt:lpwstr/>
      </vt:variant>
      <vt:variant>
        <vt:lpwstr>_Toc91849467</vt:lpwstr>
      </vt:variant>
      <vt:variant>
        <vt:i4>1376318</vt:i4>
      </vt:variant>
      <vt:variant>
        <vt:i4>116</vt:i4>
      </vt:variant>
      <vt:variant>
        <vt:i4>0</vt:i4>
      </vt:variant>
      <vt:variant>
        <vt:i4>5</vt:i4>
      </vt:variant>
      <vt:variant>
        <vt:lpwstr/>
      </vt:variant>
      <vt:variant>
        <vt:lpwstr>_Toc91849463</vt:lpwstr>
      </vt:variant>
      <vt:variant>
        <vt:i4>1376318</vt:i4>
      </vt:variant>
      <vt:variant>
        <vt:i4>110</vt:i4>
      </vt:variant>
      <vt:variant>
        <vt:i4>0</vt:i4>
      </vt:variant>
      <vt:variant>
        <vt:i4>5</vt:i4>
      </vt:variant>
      <vt:variant>
        <vt:lpwstr/>
      </vt:variant>
      <vt:variant>
        <vt:lpwstr>_Toc91849463</vt:lpwstr>
      </vt:variant>
      <vt:variant>
        <vt:i4>1376318</vt:i4>
      </vt:variant>
      <vt:variant>
        <vt:i4>104</vt:i4>
      </vt:variant>
      <vt:variant>
        <vt:i4>0</vt:i4>
      </vt:variant>
      <vt:variant>
        <vt:i4>5</vt:i4>
      </vt:variant>
      <vt:variant>
        <vt:lpwstr/>
      </vt:variant>
      <vt:variant>
        <vt:lpwstr>_Toc91849463</vt:lpwstr>
      </vt:variant>
      <vt:variant>
        <vt:i4>1507390</vt:i4>
      </vt:variant>
      <vt:variant>
        <vt:i4>98</vt:i4>
      </vt:variant>
      <vt:variant>
        <vt:i4>0</vt:i4>
      </vt:variant>
      <vt:variant>
        <vt:i4>5</vt:i4>
      </vt:variant>
      <vt:variant>
        <vt:lpwstr/>
      </vt:variant>
      <vt:variant>
        <vt:lpwstr>_Toc91849461</vt:lpwstr>
      </vt:variant>
      <vt:variant>
        <vt:i4>1507390</vt:i4>
      </vt:variant>
      <vt:variant>
        <vt:i4>92</vt:i4>
      </vt:variant>
      <vt:variant>
        <vt:i4>0</vt:i4>
      </vt:variant>
      <vt:variant>
        <vt:i4>5</vt:i4>
      </vt:variant>
      <vt:variant>
        <vt:lpwstr/>
      </vt:variant>
      <vt:variant>
        <vt:lpwstr>_Toc91849461</vt:lpwstr>
      </vt:variant>
      <vt:variant>
        <vt:i4>1376318</vt:i4>
      </vt:variant>
      <vt:variant>
        <vt:i4>86</vt:i4>
      </vt:variant>
      <vt:variant>
        <vt:i4>0</vt:i4>
      </vt:variant>
      <vt:variant>
        <vt:i4>5</vt:i4>
      </vt:variant>
      <vt:variant>
        <vt:lpwstr/>
      </vt:variant>
      <vt:variant>
        <vt:lpwstr>_Toc91849463</vt:lpwstr>
      </vt:variant>
      <vt:variant>
        <vt:i4>1310782</vt:i4>
      </vt:variant>
      <vt:variant>
        <vt:i4>80</vt:i4>
      </vt:variant>
      <vt:variant>
        <vt:i4>0</vt:i4>
      </vt:variant>
      <vt:variant>
        <vt:i4>5</vt:i4>
      </vt:variant>
      <vt:variant>
        <vt:lpwstr/>
      </vt:variant>
      <vt:variant>
        <vt:lpwstr>_Toc91849462</vt:lpwstr>
      </vt:variant>
      <vt:variant>
        <vt:i4>1507390</vt:i4>
      </vt:variant>
      <vt:variant>
        <vt:i4>74</vt:i4>
      </vt:variant>
      <vt:variant>
        <vt:i4>0</vt:i4>
      </vt:variant>
      <vt:variant>
        <vt:i4>5</vt:i4>
      </vt:variant>
      <vt:variant>
        <vt:lpwstr/>
      </vt:variant>
      <vt:variant>
        <vt:lpwstr>_Toc91849461</vt:lpwstr>
      </vt:variant>
      <vt:variant>
        <vt:i4>1310782</vt:i4>
      </vt:variant>
      <vt:variant>
        <vt:i4>68</vt:i4>
      </vt:variant>
      <vt:variant>
        <vt:i4>0</vt:i4>
      </vt:variant>
      <vt:variant>
        <vt:i4>5</vt:i4>
      </vt:variant>
      <vt:variant>
        <vt:lpwstr/>
      </vt:variant>
      <vt:variant>
        <vt:lpwstr>_Toc91849462</vt:lpwstr>
      </vt:variant>
      <vt:variant>
        <vt:i4>1310782</vt:i4>
      </vt:variant>
      <vt:variant>
        <vt:i4>62</vt:i4>
      </vt:variant>
      <vt:variant>
        <vt:i4>0</vt:i4>
      </vt:variant>
      <vt:variant>
        <vt:i4>5</vt:i4>
      </vt:variant>
      <vt:variant>
        <vt:lpwstr/>
      </vt:variant>
      <vt:variant>
        <vt:lpwstr>_Toc91849462</vt:lpwstr>
      </vt:variant>
      <vt:variant>
        <vt:i4>1441854</vt:i4>
      </vt:variant>
      <vt:variant>
        <vt:i4>56</vt:i4>
      </vt:variant>
      <vt:variant>
        <vt:i4>0</vt:i4>
      </vt:variant>
      <vt:variant>
        <vt:i4>5</vt:i4>
      </vt:variant>
      <vt:variant>
        <vt:lpwstr/>
      </vt:variant>
      <vt:variant>
        <vt:lpwstr>_Toc91849460</vt:lpwstr>
      </vt:variant>
      <vt:variant>
        <vt:i4>2031677</vt:i4>
      </vt:variant>
      <vt:variant>
        <vt:i4>50</vt:i4>
      </vt:variant>
      <vt:variant>
        <vt:i4>0</vt:i4>
      </vt:variant>
      <vt:variant>
        <vt:i4>5</vt:i4>
      </vt:variant>
      <vt:variant>
        <vt:lpwstr/>
      </vt:variant>
      <vt:variant>
        <vt:lpwstr>_Toc91849459</vt:lpwstr>
      </vt:variant>
      <vt:variant>
        <vt:i4>1179709</vt:i4>
      </vt:variant>
      <vt:variant>
        <vt:i4>44</vt:i4>
      </vt:variant>
      <vt:variant>
        <vt:i4>0</vt:i4>
      </vt:variant>
      <vt:variant>
        <vt:i4>5</vt:i4>
      </vt:variant>
      <vt:variant>
        <vt:lpwstr/>
      </vt:variant>
      <vt:variant>
        <vt:lpwstr>_Toc91849454</vt:lpwstr>
      </vt:variant>
      <vt:variant>
        <vt:i4>1376317</vt:i4>
      </vt:variant>
      <vt:variant>
        <vt:i4>38</vt:i4>
      </vt:variant>
      <vt:variant>
        <vt:i4>0</vt:i4>
      </vt:variant>
      <vt:variant>
        <vt:i4>5</vt:i4>
      </vt:variant>
      <vt:variant>
        <vt:lpwstr/>
      </vt:variant>
      <vt:variant>
        <vt:lpwstr>_Toc91849453</vt:lpwstr>
      </vt:variant>
      <vt:variant>
        <vt:i4>1310781</vt:i4>
      </vt:variant>
      <vt:variant>
        <vt:i4>32</vt:i4>
      </vt:variant>
      <vt:variant>
        <vt:i4>0</vt:i4>
      </vt:variant>
      <vt:variant>
        <vt:i4>5</vt:i4>
      </vt:variant>
      <vt:variant>
        <vt:lpwstr/>
      </vt:variant>
      <vt:variant>
        <vt:lpwstr>_Toc91849452</vt:lpwstr>
      </vt:variant>
      <vt:variant>
        <vt:i4>1048636</vt:i4>
      </vt:variant>
      <vt:variant>
        <vt:i4>26</vt:i4>
      </vt:variant>
      <vt:variant>
        <vt:i4>0</vt:i4>
      </vt:variant>
      <vt:variant>
        <vt:i4>5</vt:i4>
      </vt:variant>
      <vt:variant>
        <vt:lpwstr/>
      </vt:variant>
      <vt:variant>
        <vt:lpwstr>_Toc91849446</vt:lpwstr>
      </vt:variant>
      <vt:variant>
        <vt:i4>1245244</vt:i4>
      </vt:variant>
      <vt:variant>
        <vt:i4>20</vt:i4>
      </vt:variant>
      <vt:variant>
        <vt:i4>0</vt:i4>
      </vt:variant>
      <vt:variant>
        <vt:i4>5</vt:i4>
      </vt:variant>
      <vt:variant>
        <vt:lpwstr/>
      </vt:variant>
      <vt:variant>
        <vt:lpwstr>_Toc91849445</vt:lpwstr>
      </vt:variant>
      <vt:variant>
        <vt:i4>1179708</vt:i4>
      </vt:variant>
      <vt:variant>
        <vt:i4>14</vt:i4>
      </vt:variant>
      <vt:variant>
        <vt:i4>0</vt:i4>
      </vt:variant>
      <vt:variant>
        <vt:i4>5</vt:i4>
      </vt:variant>
      <vt:variant>
        <vt:lpwstr/>
      </vt:variant>
      <vt:variant>
        <vt:lpwstr>_Toc91849444</vt:lpwstr>
      </vt:variant>
      <vt:variant>
        <vt:i4>1179708</vt:i4>
      </vt:variant>
      <vt:variant>
        <vt:i4>8</vt:i4>
      </vt:variant>
      <vt:variant>
        <vt:i4>0</vt:i4>
      </vt:variant>
      <vt:variant>
        <vt:i4>5</vt:i4>
      </vt:variant>
      <vt:variant>
        <vt:lpwstr/>
      </vt:variant>
      <vt:variant>
        <vt:lpwstr>_Toc91849444</vt:lpwstr>
      </vt:variant>
      <vt:variant>
        <vt:i4>1376316</vt:i4>
      </vt:variant>
      <vt:variant>
        <vt:i4>2</vt:i4>
      </vt:variant>
      <vt:variant>
        <vt:i4>0</vt:i4>
      </vt:variant>
      <vt:variant>
        <vt:i4>5</vt:i4>
      </vt:variant>
      <vt:variant>
        <vt:lpwstr/>
      </vt:variant>
      <vt:variant>
        <vt:lpwstr>_Toc91849443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18521414@gm.uit.edu.vn</dc:creator>
  <cp:keywords/>
  <dc:description/>
  <cp:lastModifiedBy>Nguyễn Như Long</cp:lastModifiedBy>
  <cp:revision>9</cp:revision>
  <cp:lastPrinted>2022-01-21T14:40:00Z</cp:lastPrinted>
  <dcterms:created xsi:type="dcterms:W3CDTF">2022-01-21T14:28:00Z</dcterms:created>
  <dcterms:modified xsi:type="dcterms:W3CDTF">2022-01-21T14:40:00Z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0x0101003008510C1118BA4F933B65825EE70E70</vt:lpwstr>
  </property>
</Properties>
</file>